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1DD5E8" w14:textId="38506169" w:rsidR="00896306" w:rsidRPr="00802B3D" w:rsidRDefault="00000A44" w:rsidP="00802B3D">
      <w:pPr>
        <w:jc w:val="center"/>
        <w:rPr>
          <w:sz w:val="32"/>
        </w:rPr>
      </w:pPr>
      <w:bookmarkStart w:id="0" w:name="_Hlk16176073"/>
      <w:bookmarkStart w:id="1" w:name="_Toc246494768"/>
      <w:bookmarkStart w:id="2" w:name="_Toc244420655"/>
      <w:bookmarkStart w:id="3" w:name="_Toc244417068"/>
      <w:bookmarkStart w:id="4" w:name="_Toc244322308"/>
      <w:bookmarkEnd w:id="0"/>
      <w:r w:rsidRPr="00802B3D">
        <w:rPr>
          <w:sz w:val="32"/>
        </w:rPr>
        <w:t>Projec</w:t>
      </w:r>
      <w:r w:rsidR="00896306" w:rsidRPr="00802B3D">
        <w:rPr>
          <w:sz w:val="32"/>
        </w:rPr>
        <w:t>t</w:t>
      </w:r>
      <w:r w:rsidRPr="00802B3D">
        <w:rPr>
          <w:sz w:val="32"/>
        </w:rPr>
        <w:t xml:space="preserve"> </w:t>
      </w:r>
      <w:r w:rsidR="009012D4" w:rsidRPr="00802B3D">
        <w:rPr>
          <w:sz w:val="32"/>
        </w:rPr>
        <w:t xml:space="preserve">ID: </w:t>
      </w:r>
      <w:bookmarkEnd w:id="1"/>
      <w:bookmarkEnd w:id="2"/>
      <w:bookmarkEnd w:id="3"/>
      <w:bookmarkEnd w:id="4"/>
      <w:r w:rsidR="00F57F44" w:rsidRPr="00802B3D">
        <w:rPr>
          <w:sz w:val="32"/>
        </w:rPr>
        <w:t>XXXX</w:t>
      </w:r>
    </w:p>
    <w:p w14:paraId="0750AF2B" w14:textId="0871EC32" w:rsidR="00014C25" w:rsidRPr="00592489" w:rsidRDefault="00F57F44" w:rsidP="00592489">
      <w:pPr>
        <w:jc w:val="center"/>
        <w:rPr>
          <w:rFonts w:cs="Arial"/>
          <w:color w:val="0397D6"/>
          <w:sz w:val="40"/>
        </w:rPr>
      </w:pPr>
      <w:r w:rsidRPr="00592489">
        <w:rPr>
          <w:color w:val="0397D6"/>
          <w:sz w:val="40"/>
        </w:rPr>
        <w:t xml:space="preserve">Generic MATLAB Toolbox </w:t>
      </w:r>
      <w:r w:rsidR="00067904">
        <w:rPr>
          <w:color w:val="0397D6"/>
          <w:sz w:val="40"/>
        </w:rPr>
        <w:t>v</w:t>
      </w:r>
      <w:r w:rsidRPr="00592489">
        <w:rPr>
          <w:color w:val="0397D6"/>
          <w:sz w:val="40"/>
        </w:rPr>
        <w:t>1.1</w:t>
      </w:r>
    </w:p>
    <w:p w14:paraId="1A1DD5EA" w14:textId="31BC21CB" w:rsidR="00211763" w:rsidRPr="00592489" w:rsidRDefault="00F57F44" w:rsidP="00592489">
      <w:pPr>
        <w:jc w:val="center"/>
        <w:rPr>
          <w:rStyle w:val="StyleLatinArial10pt"/>
          <w:sz w:val="24"/>
        </w:rPr>
      </w:pPr>
      <w:r w:rsidRPr="00592489">
        <w:rPr>
          <w:sz w:val="32"/>
        </w:rPr>
        <w:t>Software User manual</w:t>
      </w:r>
    </w:p>
    <w:p w14:paraId="196942BD" w14:textId="77777777" w:rsidR="00F57F44" w:rsidRPr="00592489" w:rsidRDefault="00F57F44" w:rsidP="00D82213"/>
    <w:sdt>
      <w:sdtPr>
        <w:rPr>
          <w:rFonts w:ascii="Calibri" w:eastAsia="Calibri" w:hAnsi="Calibri" w:cs="Times New Roman"/>
          <w:b w:val="0"/>
          <w:bCs w:val="0"/>
          <w:color w:val="0397D6"/>
          <w:sz w:val="22"/>
          <w:szCs w:val="22"/>
          <w:lang w:eastAsia="de-DE"/>
        </w:rPr>
        <w:id w:val="-137725614"/>
        <w:docPartObj>
          <w:docPartGallery w:val="Table of Contents"/>
          <w:docPartUnique/>
        </w:docPartObj>
      </w:sdtPr>
      <w:sdtEndPr>
        <w:rPr>
          <w:noProof/>
          <w:color w:val="auto"/>
        </w:rPr>
      </w:sdtEndPr>
      <w:sdtContent>
        <w:p w14:paraId="5B5A6404" w14:textId="76BE418E" w:rsidR="00A52FE8" w:rsidRPr="00592489" w:rsidRDefault="00A52FE8">
          <w:pPr>
            <w:pStyle w:val="TOCHeading"/>
            <w:rPr>
              <w:rFonts w:asciiTheme="minorHAnsi" w:hAnsiTheme="minorHAnsi" w:cstheme="minorHAnsi"/>
              <w:color w:val="0397D6"/>
            </w:rPr>
          </w:pPr>
          <w:r w:rsidRPr="00592489">
            <w:rPr>
              <w:rFonts w:asciiTheme="minorHAnsi" w:hAnsiTheme="minorHAnsi" w:cstheme="minorHAnsi"/>
              <w:color w:val="0397D6"/>
            </w:rPr>
            <w:t>Table of Contents</w:t>
          </w:r>
        </w:p>
        <w:p w14:paraId="056277DD" w14:textId="1D0D3B47" w:rsidR="00E46297" w:rsidRDefault="00A52FE8">
          <w:pPr>
            <w:pStyle w:val="TOC1"/>
            <w:rPr>
              <w:rFonts w:asciiTheme="minorHAnsi" w:eastAsiaTheme="minorEastAsia" w:hAnsiTheme="minorHAnsi" w:cstheme="minorBidi"/>
              <w:noProof/>
              <w:lang w:eastAsia="zh-CN" w:bidi="he-IL"/>
            </w:rPr>
          </w:pPr>
          <w:r>
            <w:fldChar w:fldCharType="begin"/>
          </w:r>
          <w:r>
            <w:instrText xml:space="preserve"> TOC \o "1-3" \h \z \u </w:instrText>
          </w:r>
          <w:r>
            <w:fldChar w:fldCharType="separate"/>
          </w:r>
          <w:hyperlink w:anchor="_Toc52962441" w:history="1">
            <w:r w:rsidR="00E46297" w:rsidRPr="00C414C7">
              <w:rPr>
                <w:rStyle w:val="Hyperlink"/>
                <w:noProof/>
              </w:rPr>
              <w:t>2</w:t>
            </w:r>
            <w:r w:rsidR="00E46297">
              <w:rPr>
                <w:rFonts w:asciiTheme="minorHAnsi" w:eastAsiaTheme="minorEastAsia" w:hAnsiTheme="minorHAnsi" w:cstheme="minorBidi"/>
                <w:noProof/>
                <w:lang w:eastAsia="zh-CN" w:bidi="he-IL"/>
              </w:rPr>
              <w:tab/>
            </w:r>
            <w:r w:rsidR="00E46297" w:rsidRPr="00C414C7">
              <w:rPr>
                <w:rStyle w:val="Hyperlink"/>
                <w:noProof/>
              </w:rPr>
              <w:t>Introduction and Background</w:t>
            </w:r>
            <w:r w:rsidR="00E46297">
              <w:rPr>
                <w:noProof/>
                <w:webHidden/>
              </w:rPr>
              <w:tab/>
            </w:r>
            <w:r w:rsidR="00E46297">
              <w:rPr>
                <w:noProof/>
                <w:webHidden/>
              </w:rPr>
              <w:fldChar w:fldCharType="begin"/>
            </w:r>
            <w:r w:rsidR="00E46297">
              <w:rPr>
                <w:noProof/>
                <w:webHidden/>
              </w:rPr>
              <w:instrText xml:space="preserve"> PAGEREF _Toc52962441 \h </w:instrText>
            </w:r>
            <w:r w:rsidR="00E46297">
              <w:rPr>
                <w:noProof/>
                <w:webHidden/>
              </w:rPr>
            </w:r>
            <w:r w:rsidR="00E46297">
              <w:rPr>
                <w:noProof/>
                <w:webHidden/>
              </w:rPr>
              <w:fldChar w:fldCharType="separate"/>
            </w:r>
            <w:r w:rsidR="00E46297">
              <w:rPr>
                <w:noProof/>
                <w:webHidden/>
              </w:rPr>
              <w:t>- 2 -</w:t>
            </w:r>
            <w:r w:rsidR="00E46297">
              <w:rPr>
                <w:noProof/>
                <w:webHidden/>
              </w:rPr>
              <w:fldChar w:fldCharType="end"/>
            </w:r>
          </w:hyperlink>
        </w:p>
        <w:p w14:paraId="2D9D111C" w14:textId="12FCD898" w:rsidR="00E46297" w:rsidRDefault="00BE4CC5">
          <w:pPr>
            <w:pStyle w:val="TOC2"/>
            <w:tabs>
              <w:tab w:val="left" w:pos="880"/>
              <w:tab w:val="right" w:leader="dot" w:pos="9060"/>
            </w:tabs>
            <w:rPr>
              <w:rFonts w:asciiTheme="minorHAnsi" w:eastAsiaTheme="minorEastAsia" w:hAnsiTheme="minorHAnsi" w:cstheme="minorBidi"/>
              <w:noProof/>
              <w:lang w:eastAsia="zh-CN" w:bidi="he-IL"/>
            </w:rPr>
          </w:pPr>
          <w:hyperlink w:anchor="_Toc52962442" w:history="1">
            <w:r w:rsidR="00E46297" w:rsidRPr="00C414C7">
              <w:rPr>
                <w:rStyle w:val="Hyperlink"/>
                <w:noProof/>
              </w:rPr>
              <w:t>2.1</w:t>
            </w:r>
            <w:r w:rsidR="00E46297">
              <w:rPr>
                <w:rFonts w:asciiTheme="minorHAnsi" w:eastAsiaTheme="minorEastAsia" w:hAnsiTheme="minorHAnsi" w:cstheme="minorBidi"/>
                <w:noProof/>
                <w:lang w:eastAsia="zh-CN" w:bidi="he-IL"/>
              </w:rPr>
              <w:tab/>
            </w:r>
            <w:r w:rsidR="00E46297" w:rsidRPr="00C414C7">
              <w:rPr>
                <w:rStyle w:val="Hyperlink"/>
                <w:noProof/>
              </w:rPr>
              <w:t>Goals of the GMT</w:t>
            </w:r>
            <w:r w:rsidR="00E46297">
              <w:rPr>
                <w:noProof/>
                <w:webHidden/>
              </w:rPr>
              <w:tab/>
            </w:r>
            <w:r w:rsidR="00E46297">
              <w:rPr>
                <w:noProof/>
                <w:webHidden/>
              </w:rPr>
              <w:fldChar w:fldCharType="begin"/>
            </w:r>
            <w:r w:rsidR="00E46297">
              <w:rPr>
                <w:noProof/>
                <w:webHidden/>
              </w:rPr>
              <w:instrText xml:space="preserve"> PAGEREF _Toc52962442 \h </w:instrText>
            </w:r>
            <w:r w:rsidR="00E46297">
              <w:rPr>
                <w:noProof/>
                <w:webHidden/>
              </w:rPr>
            </w:r>
            <w:r w:rsidR="00E46297">
              <w:rPr>
                <w:noProof/>
                <w:webHidden/>
              </w:rPr>
              <w:fldChar w:fldCharType="separate"/>
            </w:r>
            <w:r w:rsidR="00E46297">
              <w:rPr>
                <w:noProof/>
                <w:webHidden/>
              </w:rPr>
              <w:t>- 2 -</w:t>
            </w:r>
            <w:r w:rsidR="00E46297">
              <w:rPr>
                <w:noProof/>
                <w:webHidden/>
              </w:rPr>
              <w:fldChar w:fldCharType="end"/>
            </w:r>
          </w:hyperlink>
        </w:p>
        <w:p w14:paraId="7DA61F02" w14:textId="7489CE76" w:rsidR="00E46297" w:rsidRDefault="00BE4CC5">
          <w:pPr>
            <w:pStyle w:val="TOC2"/>
            <w:tabs>
              <w:tab w:val="left" w:pos="880"/>
              <w:tab w:val="right" w:leader="dot" w:pos="9060"/>
            </w:tabs>
            <w:rPr>
              <w:rFonts w:asciiTheme="minorHAnsi" w:eastAsiaTheme="minorEastAsia" w:hAnsiTheme="minorHAnsi" w:cstheme="minorBidi"/>
              <w:noProof/>
              <w:lang w:eastAsia="zh-CN" w:bidi="he-IL"/>
            </w:rPr>
          </w:pPr>
          <w:hyperlink w:anchor="_Toc52962443" w:history="1">
            <w:r w:rsidR="00E46297" w:rsidRPr="00C414C7">
              <w:rPr>
                <w:rStyle w:val="Hyperlink"/>
                <w:noProof/>
              </w:rPr>
              <w:t>2.2</w:t>
            </w:r>
            <w:r w:rsidR="00E46297">
              <w:rPr>
                <w:rFonts w:asciiTheme="minorHAnsi" w:eastAsiaTheme="minorEastAsia" w:hAnsiTheme="minorHAnsi" w:cstheme="minorBidi"/>
                <w:noProof/>
                <w:lang w:eastAsia="zh-CN" w:bidi="he-IL"/>
              </w:rPr>
              <w:tab/>
            </w:r>
            <w:r w:rsidR="00E46297" w:rsidRPr="00C414C7">
              <w:rPr>
                <w:rStyle w:val="Hyperlink"/>
                <w:noProof/>
              </w:rPr>
              <w:t>List of abbreviations</w:t>
            </w:r>
            <w:r w:rsidR="00E46297">
              <w:rPr>
                <w:noProof/>
                <w:webHidden/>
              </w:rPr>
              <w:tab/>
            </w:r>
            <w:r w:rsidR="00E46297">
              <w:rPr>
                <w:noProof/>
                <w:webHidden/>
              </w:rPr>
              <w:fldChar w:fldCharType="begin"/>
            </w:r>
            <w:r w:rsidR="00E46297">
              <w:rPr>
                <w:noProof/>
                <w:webHidden/>
              </w:rPr>
              <w:instrText xml:space="preserve"> PAGEREF _Toc52962443 \h </w:instrText>
            </w:r>
            <w:r w:rsidR="00E46297">
              <w:rPr>
                <w:noProof/>
                <w:webHidden/>
              </w:rPr>
            </w:r>
            <w:r w:rsidR="00E46297">
              <w:rPr>
                <w:noProof/>
                <w:webHidden/>
              </w:rPr>
              <w:fldChar w:fldCharType="separate"/>
            </w:r>
            <w:r w:rsidR="00E46297">
              <w:rPr>
                <w:noProof/>
                <w:webHidden/>
              </w:rPr>
              <w:t>- 2 -</w:t>
            </w:r>
            <w:r w:rsidR="00E46297">
              <w:rPr>
                <w:noProof/>
                <w:webHidden/>
              </w:rPr>
              <w:fldChar w:fldCharType="end"/>
            </w:r>
          </w:hyperlink>
        </w:p>
        <w:p w14:paraId="690086A3" w14:textId="49D968A9" w:rsidR="00E46297" w:rsidRDefault="00BE4CC5">
          <w:pPr>
            <w:pStyle w:val="TOC1"/>
            <w:rPr>
              <w:rFonts w:asciiTheme="minorHAnsi" w:eastAsiaTheme="minorEastAsia" w:hAnsiTheme="minorHAnsi" w:cstheme="minorBidi"/>
              <w:noProof/>
              <w:lang w:eastAsia="zh-CN" w:bidi="he-IL"/>
            </w:rPr>
          </w:pPr>
          <w:hyperlink w:anchor="_Toc52962444" w:history="1">
            <w:r w:rsidR="00E46297" w:rsidRPr="00C414C7">
              <w:rPr>
                <w:rStyle w:val="Hyperlink"/>
                <w:noProof/>
              </w:rPr>
              <w:t>3</w:t>
            </w:r>
            <w:r w:rsidR="00E46297">
              <w:rPr>
                <w:rFonts w:asciiTheme="minorHAnsi" w:eastAsiaTheme="minorEastAsia" w:hAnsiTheme="minorHAnsi" w:cstheme="minorBidi"/>
                <w:noProof/>
                <w:lang w:eastAsia="zh-CN" w:bidi="he-IL"/>
              </w:rPr>
              <w:tab/>
            </w:r>
            <w:r w:rsidR="00E46297" w:rsidRPr="00C414C7">
              <w:rPr>
                <w:rStyle w:val="Hyperlink"/>
                <w:noProof/>
              </w:rPr>
              <w:t>Sound coding with the GMT</w:t>
            </w:r>
            <w:r w:rsidR="00E46297">
              <w:rPr>
                <w:noProof/>
                <w:webHidden/>
              </w:rPr>
              <w:tab/>
            </w:r>
            <w:r w:rsidR="00E46297">
              <w:rPr>
                <w:noProof/>
                <w:webHidden/>
              </w:rPr>
              <w:fldChar w:fldCharType="begin"/>
            </w:r>
            <w:r w:rsidR="00E46297">
              <w:rPr>
                <w:noProof/>
                <w:webHidden/>
              </w:rPr>
              <w:instrText xml:space="preserve"> PAGEREF _Toc52962444 \h </w:instrText>
            </w:r>
            <w:r w:rsidR="00E46297">
              <w:rPr>
                <w:noProof/>
                <w:webHidden/>
              </w:rPr>
            </w:r>
            <w:r w:rsidR="00E46297">
              <w:rPr>
                <w:noProof/>
                <w:webHidden/>
              </w:rPr>
              <w:fldChar w:fldCharType="separate"/>
            </w:r>
            <w:r w:rsidR="00E46297">
              <w:rPr>
                <w:noProof/>
                <w:webHidden/>
              </w:rPr>
              <w:t>- 3 -</w:t>
            </w:r>
            <w:r w:rsidR="00E46297">
              <w:rPr>
                <w:noProof/>
                <w:webHidden/>
              </w:rPr>
              <w:fldChar w:fldCharType="end"/>
            </w:r>
          </w:hyperlink>
        </w:p>
        <w:p w14:paraId="5439FF3E" w14:textId="749FF275" w:rsidR="00E46297" w:rsidRDefault="00BE4CC5">
          <w:pPr>
            <w:pStyle w:val="TOC2"/>
            <w:tabs>
              <w:tab w:val="left" w:pos="880"/>
              <w:tab w:val="right" w:leader="dot" w:pos="9060"/>
            </w:tabs>
            <w:rPr>
              <w:rFonts w:asciiTheme="minorHAnsi" w:eastAsiaTheme="minorEastAsia" w:hAnsiTheme="minorHAnsi" w:cstheme="minorBidi"/>
              <w:noProof/>
              <w:lang w:eastAsia="zh-CN" w:bidi="he-IL"/>
            </w:rPr>
          </w:pPr>
          <w:hyperlink w:anchor="_Toc52962445" w:history="1">
            <w:r w:rsidR="00E46297" w:rsidRPr="00C414C7">
              <w:rPr>
                <w:rStyle w:val="Hyperlink"/>
                <w:noProof/>
              </w:rPr>
              <w:t>3.1</w:t>
            </w:r>
            <w:r w:rsidR="00E46297">
              <w:rPr>
                <w:rFonts w:asciiTheme="minorHAnsi" w:eastAsiaTheme="minorEastAsia" w:hAnsiTheme="minorHAnsi" w:cstheme="minorBidi"/>
                <w:noProof/>
                <w:lang w:eastAsia="zh-CN" w:bidi="he-IL"/>
              </w:rPr>
              <w:tab/>
            </w:r>
            <w:r w:rsidR="00E46297" w:rsidRPr="00C414C7">
              <w:rPr>
                <w:rStyle w:val="Hyperlink"/>
                <w:noProof/>
              </w:rPr>
              <w:t>Demo</w:t>
            </w:r>
            <w:r w:rsidR="00E46297">
              <w:rPr>
                <w:noProof/>
                <w:webHidden/>
              </w:rPr>
              <w:tab/>
            </w:r>
            <w:r w:rsidR="00E46297">
              <w:rPr>
                <w:noProof/>
                <w:webHidden/>
              </w:rPr>
              <w:fldChar w:fldCharType="begin"/>
            </w:r>
            <w:r w:rsidR="00E46297">
              <w:rPr>
                <w:noProof/>
                <w:webHidden/>
              </w:rPr>
              <w:instrText xml:space="preserve"> PAGEREF _Toc52962445 \h </w:instrText>
            </w:r>
            <w:r w:rsidR="00E46297">
              <w:rPr>
                <w:noProof/>
                <w:webHidden/>
              </w:rPr>
            </w:r>
            <w:r w:rsidR="00E46297">
              <w:rPr>
                <w:noProof/>
                <w:webHidden/>
              </w:rPr>
              <w:fldChar w:fldCharType="separate"/>
            </w:r>
            <w:r w:rsidR="00E46297">
              <w:rPr>
                <w:noProof/>
                <w:webHidden/>
              </w:rPr>
              <w:t>- 3 -</w:t>
            </w:r>
            <w:r w:rsidR="00E46297">
              <w:rPr>
                <w:noProof/>
                <w:webHidden/>
              </w:rPr>
              <w:fldChar w:fldCharType="end"/>
            </w:r>
          </w:hyperlink>
        </w:p>
        <w:p w14:paraId="5001DA2B" w14:textId="6E2D17FD" w:rsidR="00E46297" w:rsidRDefault="00BE4CC5">
          <w:pPr>
            <w:pStyle w:val="TOC2"/>
            <w:tabs>
              <w:tab w:val="left" w:pos="880"/>
              <w:tab w:val="right" w:leader="dot" w:pos="9060"/>
            </w:tabs>
            <w:rPr>
              <w:rFonts w:asciiTheme="minorHAnsi" w:eastAsiaTheme="minorEastAsia" w:hAnsiTheme="minorHAnsi" w:cstheme="minorBidi"/>
              <w:noProof/>
              <w:lang w:eastAsia="zh-CN" w:bidi="he-IL"/>
            </w:rPr>
          </w:pPr>
          <w:hyperlink w:anchor="_Toc52962446" w:history="1">
            <w:r w:rsidR="00E46297" w:rsidRPr="00C414C7">
              <w:rPr>
                <w:rStyle w:val="Hyperlink"/>
                <w:noProof/>
              </w:rPr>
              <w:t>3.2</w:t>
            </w:r>
            <w:r w:rsidR="00E46297">
              <w:rPr>
                <w:rFonts w:asciiTheme="minorHAnsi" w:eastAsiaTheme="minorEastAsia" w:hAnsiTheme="minorHAnsi" w:cstheme="minorBidi"/>
                <w:noProof/>
                <w:lang w:eastAsia="zh-CN" w:bidi="he-IL"/>
              </w:rPr>
              <w:tab/>
            </w:r>
            <w:r w:rsidR="00E46297" w:rsidRPr="00C414C7">
              <w:rPr>
                <w:rStyle w:val="Hyperlink"/>
                <w:noProof/>
              </w:rPr>
              <w:t>Initialisation of a GMT script</w:t>
            </w:r>
            <w:r w:rsidR="00E46297">
              <w:rPr>
                <w:noProof/>
                <w:webHidden/>
              </w:rPr>
              <w:tab/>
            </w:r>
            <w:r w:rsidR="00E46297">
              <w:rPr>
                <w:noProof/>
                <w:webHidden/>
              </w:rPr>
              <w:fldChar w:fldCharType="begin"/>
            </w:r>
            <w:r w:rsidR="00E46297">
              <w:rPr>
                <w:noProof/>
                <w:webHidden/>
              </w:rPr>
              <w:instrText xml:space="preserve"> PAGEREF _Toc52962446 \h </w:instrText>
            </w:r>
            <w:r w:rsidR="00E46297">
              <w:rPr>
                <w:noProof/>
                <w:webHidden/>
              </w:rPr>
            </w:r>
            <w:r w:rsidR="00E46297">
              <w:rPr>
                <w:noProof/>
                <w:webHidden/>
              </w:rPr>
              <w:fldChar w:fldCharType="separate"/>
            </w:r>
            <w:r w:rsidR="00E46297">
              <w:rPr>
                <w:noProof/>
                <w:webHidden/>
              </w:rPr>
              <w:t>- 3 -</w:t>
            </w:r>
            <w:r w:rsidR="00E46297">
              <w:rPr>
                <w:noProof/>
                <w:webHidden/>
              </w:rPr>
              <w:fldChar w:fldCharType="end"/>
            </w:r>
          </w:hyperlink>
        </w:p>
        <w:p w14:paraId="721B8BFE" w14:textId="5C5E5032" w:rsidR="00E46297" w:rsidRDefault="00BE4CC5">
          <w:pPr>
            <w:pStyle w:val="TOC2"/>
            <w:tabs>
              <w:tab w:val="left" w:pos="880"/>
              <w:tab w:val="right" w:leader="dot" w:pos="9060"/>
            </w:tabs>
            <w:rPr>
              <w:rFonts w:asciiTheme="minorHAnsi" w:eastAsiaTheme="minorEastAsia" w:hAnsiTheme="minorHAnsi" w:cstheme="minorBidi"/>
              <w:noProof/>
              <w:lang w:eastAsia="zh-CN" w:bidi="he-IL"/>
            </w:rPr>
          </w:pPr>
          <w:hyperlink w:anchor="_Toc52962447" w:history="1">
            <w:r w:rsidR="00E46297" w:rsidRPr="00C414C7">
              <w:rPr>
                <w:rStyle w:val="Hyperlink"/>
                <w:noProof/>
              </w:rPr>
              <w:t>3.3</w:t>
            </w:r>
            <w:r w:rsidR="00E46297">
              <w:rPr>
                <w:rFonts w:asciiTheme="minorHAnsi" w:eastAsiaTheme="minorEastAsia" w:hAnsiTheme="minorHAnsi" w:cstheme="minorBidi"/>
                <w:noProof/>
                <w:lang w:eastAsia="zh-CN" w:bidi="he-IL"/>
              </w:rPr>
              <w:tab/>
            </w:r>
            <w:r w:rsidR="00E46297" w:rsidRPr="00C414C7">
              <w:rPr>
                <w:rStyle w:val="Hyperlink"/>
                <w:noProof/>
              </w:rPr>
              <w:t>Add a processing block</w:t>
            </w:r>
            <w:r w:rsidR="00E46297">
              <w:rPr>
                <w:noProof/>
                <w:webHidden/>
              </w:rPr>
              <w:tab/>
            </w:r>
            <w:r w:rsidR="00E46297">
              <w:rPr>
                <w:noProof/>
                <w:webHidden/>
              </w:rPr>
              <w:fldChar w:fldCharType="begin"/>
            </w:r>
            <w:r w:rsidR="00E46297">
              <w:rPr>
                <w:noProof/>
                <w:webHidden/>
              </w:rPr>
              <w:instrText xml:space="preserve"> PAGEREF _Toc52962447 \h </w:instrText>
            </w:r>
            <w:r w:rsidR="00E46297">
              <w:rPr>
                <w:noProof/>
                <w:webHidden/>
              </w:rPr>
            </w:r>
            <w:r w:rsidR="00E46297">
              <w:rPr>
                <w:noProof/>
                <w:webHidden/>
              </w:rPr>
              <w:fldChar w:fldCharType="separate"/>
            </w:r>
            <w:r w:rsidR="00E46297">
              <w:rPr>
                <w:noProof/>
                <w:webHidden/>
              </w:rPr>
              <w:t>- 4 -</w:t>
            </w:r>
            <w:r w:rsidR="00E46297">
              <w:rPr>
                <w:noProof/>
                <w:webHidden/>
              </w:rPr>
              <w:fldChar w:fldCharType="end"/>
            </w:r>
          </w:hyperlink>
        </w:p>
        <w:p w14:paraId="25D69074" w14:textId="06D465AF" w:rsidR="00E46297" w:rsidRDefault="00BE4CC5">
          <w:pPr>
            <w:pStyle w:val="TOC2"/>
            <w:tabs>
              <w:tab w:val="left" w:pos="880"/>
              <w:tab w:val="right" w:leader="dot" w:pos="9060"/>
            </w:tabs>
            <w:rPr>
              <w:rFonts w:asciiTheme="minorHAnsi" w:eastAsiaTheme="minorEastAsia" w:hAnsiTheme="minorHAnsi" w:cstheme="minorBidi"/>
              <w:noProof/>
              <w:lang w:eastAsia="zh-CN" w:bidi="he-IL"/>
            </w:rPr>
          </w:pPr>
          <w:hyperlink w:anchor="_Toc52962448" w:history="1">
            <w:r w:rsidR="00E46297" w:rsidRPr="00C414C7">
              <w:rPr>
                <w:rStyle w:val="Hyperlink"/>
                <w:noProof/>
              </w:rPr>
              <w:t>3.4</w:t>
            </w:r>
            <w:r w:rsidR="00E46297">
              <w:rPr>
                <w:rFonts w:asciiTheme="minorHAnsi" w:eastAsiaTheme="minorEastAsia" w:hAnsiTheme="minorHAnsi" w:cstheme="minorBidi"/>
                <w:noProof/>
                <w:lang w:eastAsia="zh-CN" w:bidi="he-IL"/>
              </w:rPr>
              <w:tab/>
            </w:r>
            <w:r w:rsidR="00E46297" w:rsidRPr="00C414C7">
              <w:rPr>
                <w:rStyle w:val="Hyperlink"/>
                <w:noProof/>
              </w:rPr>
              <w:t>Basic block structure</w:t>
            </w:r>
            <w:r w:rsidR="00E46297">
              <w:rPr>
                <w:noProof/>
                <w:webHidden/>
              </w:rPr>
              <w:tab/>
            </w:r>
            <w:r w:rsidR="00E46297">
              <w:rPr>
                <w:noProof/>
                <w:webHidden/>
              </w:rPr>
              <w:fldChar w:fldCharType="begin"/>
            </w:r>
            <w:r w:rsidR="00E46297">
              <w:rPr>
                <w:noProof/>
                <w:webHidden/>
              </w:rPr>
              <w:instrText xml:space="preserve"> PAGEREF _Toc52962448 \h </w:instrText>
            </w:r>
            <w:r w:rsidR="00E46297">
              <w:rPr>
                <w:noProof/>
                <w:webHidden/>
              </w:rPr>
            </w:r>
            <w:r w:rsidR="00E46297">
              <w:rPr>
                <w:noProof/>
                <w:webHidden/>
              </w:rPr>
              <w:fldChar w:fldCharType="separate"/>
            </w:r>
            <w:r w:rsidR="00E46297">
              <w:rPr>
                <w:noProof/>
                <w:webHidden/>
              </w:rPr>
              <w:t>- 5 -</w:t>
            </w:r>
            <w:r w:rsidR="00E46297">
              <w:rPr>
                <w:noProof/>
                <w:webHidden/>
              </w:rPr>
              <w:fldChar w:fldCharType="end"/>
            </w:r>
          </w:hyperlink>
        </w:p>
        <w:p w14:paraId="33706B50" w14:textId="5BBCE3D2" w:rsidR="00E46297" w:rsidRDefault="00BE4CC5">
          <w:pPr>
            <w:pStyle w:val="TOC2"/>
            <w:tabs>
              <w:tab w:val="left" w:pos="880"/>
              <w:tab w:val="right" w:leader="dot" w:pos="9060"/>
            </w:tabs>
            <w:rPr>
              <w:rFonts w:asciiTheme="minorHAnsi" w:eastAsiaTheme="minorEastAsia" w:hAnsiTheme="minorHAnsi" w:cstheme="minorBidi"/>
              <w:noProof/>
              <w:lang w:eastAsia="zh-CN" w:bidi="he-IL"/>
            </w:rPr>
          </w:pPr>
          <w:hyperlink w:anchor="_Toc52962449" w:history="1">
            <w:r w:rsidR="00E46297" w:rsidRPr="00C414C7">
              <w:rPr>
                <w:rStyle w:val="Hyperlink"/>
                <w:noProof/>
              </w:rPr>
              <w:t>3.5</w:t>
            </w:r>
            <w:r w:rsidR="00E46297">
              <w:rPr>
                <w:rFonts w:asciiTheme="minorHAnsi" w:eastAsiaTheme="minorEastAsia" w:hAnsiTheme="minorHAnsi" w:cstheme="minorBidi"/>
                <w:noProof/>
                <w:lang w:eastAsia="zh-CN" w:bidi="he-IL"/>
              </w:rPr>
              <w:tab/>
            </w:r>
            <w:r w:rsidR="00E46297" w:rsidRPr="00C414C7">
              <w:rPr>
                <w:rStyle w:val="Hyperlink"/>
                <w:noProof/>
              </w:rPr>
              <w:t>Defining connections between blocks</w:t>
            </w:r>
            <w:r w:rsidR="00E46297">
              <w:rPr>
                <w:noProof/>
                <w:webHidden/>
              </w:rPr>
              <w:tab/>
            </w:r>
            <w:r w:rsidR="00E46297">
              <w:rPr>
                <w:noProof/>
                <w:webHidden/>
              </w:rPr>
              <w:fldChar w:fldCharType="begin"/>
            </w:r>
            <w:r w:rsidR="00E46297">
              <w:rPr>
                <w:noProof/>
                <w:webHidden/>
              </w:rPr>
              <w:instrText xml:space="preserve"> PAGEREF _Toc52962449 \h </w:instrText>
            </w:r>
            <w:r w:rsidR="00E46297">
              <w:rPr>
                <w:noProof/>
                <w:webHidden/>
              </w:rPr>
            </w:r>
            <w:r w:rsidR="00E46297">
              <w:rPr>
                <w:noProof/>
                <w:webHidden/>
              </w:rPr>
              <w:fldChar w:fldCharType="separate"/>
            </w:r>
            <w:r w:rsidR="00E46297">
              <w:rPr>
                <w:noProof/>
                <w:webHidden/>
              </w:rPr>
              <w:t>- 6 -</w:t>
            </w:r>
            <w:r w:rsidR="00E46297">
              <w:rPr>
                <w:noProof/>
                <w:webHidden/>
              </w:rPr>
              <w:fldChar w:fldCharType="end"/>
            </w:r>
          </w:hyperlink>
        </w:p>
        <w:p w14:paraId="7AD1A63D" w14:textId="3417C5CE" w:rsidR="00E46297" w:rsidRDefault="00BE4CC5">
          <w:pPr>
            <w:pStyle w:val="TOC2"/>
            <w:tabs>
              <w:tab w:val="left" w:pos="880"/>
              <w:tab w:val="right" w:leader="dot" w:pos="9060"/>
            </w:tabs>
            <w:rPr>
              <w:rFonts w:asciiTheme="minorHAnsi" w:eastAsiaTheme="minorEastAsia" w:hAnsiTheme="minorHAnsi" w:cstheme="minorBidi"/>
              <w:noProof/>
              <w:lang w:eastAsia="zh-CN" w:bidi="he-IL"/>
            </w:rPr>
          </w:pPr>
          <w:hyperlink w:anchor="_Toc52962450" w:history="1">
            <w:r w:rsidR="00E46297" w:rsidRPr="00C414C7">
              <w:rPr>
                <w:rStyle w:val="Hyperlink"/>
                <w:noProof/>
              </w:rPr>
              <w:t>3.6</w:t>
            </w:r>
            <w:r w:rsidR="00E46297">
              <w:rPr>
                <w:rFonts w:asciiTheme="minorHAnsi" w:eastAsiaTheme="minorEastAsia" w:hAnsiTheme="minorHAnsi" w:cstheme="minorBidi"/>
                <w:noProof/>
                <w:lang w:eastAsia="zh-CN" w:bidi="he-IL"/>
              </w:rPr>
              <w:tab/>
            </w:r>
            <w:r w:rsidR="00E46297" w:rsidRPr="00C414C7">
              <w:rPr>
                <w:rStyle w:val="Hyperlink"/>
                <w:noProof/>
              </w:rPr>
              <w:t>Setting and accessing data</w:t>
            </w:r>
            <w:r w:rsidR="00E46297">
              <w:rPr>
                <w:noProof/>
                <w:webHidden/>
              </w:rPr>
              <w:tab/>
            </w:r>
            <w:r w:rsidR="00E46297">
              <w:rPr>
                <w:noProof/>
                <w:webHidden/>
              </w:rPr>
              <w:fldChar w:fldCharType="begin"/>
            </w:r>
            <w:r w:rsidR="00E46297">
              <w:rPr>
                <w:noProof/>
                <w:webHidden/>
              </w:rPr>
              <w:instrText xml:space="preserve"> PAGEREF _Toc52962450 \h </w:instrText>
            </w:r>
            <w:r w:rsidR="00E46297">
              <w:rPr>
                <w:noProof/>
                <w:webHidden/>
              </w:rPr>
            </w:r>
            <w:r w:rsidR="00E46297">
              <w:rPr>
                <w:noProof/>
                <w:webHidden/>
              </w:rPr>
              <w:fldChar w:fldCharType="separate"/>
            </w:r>
            <w:r w:rsidR="00E46297">
              <w:rPr>
                <w:noProof/>
                <w:webHidden/>
              </w:rPr>
              <w:t>- 7 -</w:t>
            </w:r>
            <w:r w:rsidR="00E46297">
              <w:rPr>
                <w:noProof/>
                <w:webHidden/>
              </w:rPr>
              <w:fldChar w:fldCharType="end"/>
            </w:r>
          </w:hyperlink>
        </w:p>
        <w:p w14:paraId="57E36B9E" w14:textId="0FCF5D36" w:rsidR="00E46297" w:rsidRDefault="00BE4CC5">
          <w:pPr>
            <w:pStyle w:val="TOC2"/>
            <w:tabs>
              <w:tab w:val="left" w:pos="880"/>
              <w:tab w:val="right" w:leader="dot" w:pos="9060"/>
            </w:tabs>
            <w:rPr>
              <w:rFonts w:asciiTheme="minorHAnsi" w:eastAsiaTheme="minorEastAsia" w:hAnsiTheme="minorHAnsi" w:cstheme="minorBidi"/>
              <w:noProof/>
              <w:lang w:eastAsia="zh-CN" w:bidi="he-IL"/>
            </w:rPr>
          </w:pPr>
          <w:hyperlink w:anchor="_Toc52962451" w:history="1">
            <w:r w:rsidR="00E46297" w:rsidRPr="00C414C7">
              <w:rPr>
                <w:rStyle w:val="Hyperlink"/>
                <w:noProof/>
              </w:rPr>
              <w:t>3.7</w:t>
            </w:r>
            <w:r w:rsidR="00E46297">
              <w:rPr>
                <w:rFonts w:asciiTheme="minorHAnsi" w:eastAsiaTheme="minorEastAsia" w:hAnsiTheme="minorHAnsi" w:cstheme="minorBidi"/>
                <w:noProof/>
                <w:lang w:eastAsia="zh-CN" w:bidi="he-IL"/>
              </w:rPr>
              <w:tab/>
            </w:r>
            <w:r w:rsidR="00E46297" w:rsidRPr="00C414C7">
              <w:rPr>
                <w:rStyle w:val="Hyperlink"/>
                <w:noProof/>
              </w:rPr>
              <w:t>Running a GMT coding strategy</w:t>
            </w:r>
            <w:r w:rsidR="00E46297">
              <w:rPr>
                <w:noProof/>
                <w:webHidden/>
              </w:rPr>
              <w:tab/>
            </w:r>
            <w:r w:rsidR="00E46297">
              <w:rPr>
                <w:noProof/>
                <w:webHidden/>
              </w:rPr>
              <w:fldChar w:fldCharType="begin"/>
            </w:r>
            <w:r w:rsidR="00E46297">
              <w:rPr>
                <w:noProof/>
                <w:webHidden/>
              </w:rPr>
              <w:instrText xml:space="preserve"> PAGEREF _Toc52962451 \h </w:instrText>
            </w:r>
            <w:r w:rsidR="00E46297">
              <w:rPr>
                <w:noProof/>
                <w:webHidden/>
              </w:rPr>
            </w:r>
            <w:r w:rsidR="00E46297">
              <w:rPr>
                <w:noProof/>
                <w:webHidden/>
              </w:rPr>
              <w:fldChar w:fldCharType="separate"/>
            </w:r>
            <w:r w:rsidR="00E46297">
              <w:rPr>
                <w:noProof/>
                <w:webHidden/>
              </w:rPr>
              <w:t>- 8 -</w:t>
            </w:r>
            <w:r w:rsidR="00E46297">
              <w:rPr>
                <w:noProof/>
                <w:webHidden/>
              </w:rPr>
              <w:fldChar w:fldCharType="end"/>
            </w:r>
          </w:hyperlink>
        </w:p>
        <w:p w14:paraId="4AA4772C" w14:textId="25A77A1A" w:rsidR="00E46297" w:rsidRDefault="00BE4CC5">
          <w:pPr>
            <w:pStyle w:val="TOC1"/>
            <w:rPr>
              <w:rFonts w:asciiTheme="minorHAnsi" w:eastAsiaTheme="minorEastAsia" w:hAnsiTheme="minorHAnsi" w:cstheme="minorBidi"/>
              <w:noProof/>
              <w:lang w:eastAsia="zh-CN" w:bidi="he-IL"/>
            </w:rPr>
          </w:pPr>
          <w:hyperlink w:anchor="_Toc52962452" w:history="1">
            <w:r w:rsidR="00E46297" w:rsidRPr="00C414C7">
              <w:rPr>
                <w:rStyle w:val="Hyperlink"/>
                <w:noProof/>
              </w:rPr>
              <w:t>4</w:t>
            </w:r>
            <w:r w:rsidR="00E46297">
              <w:rPr>
                <w:rFonts w:asciiTheme="minorHAnsi" w:eastAsiaTheme="minorEastAsia" w:hAnsiTheme="minorHAnsi" w:cstheme="minorBidi"/>
                <w:noProof/>
                <w:lang w:eastAsia="zh-CN" w:bidi="he-IL"/>
              </w:rPr>
              <w:tab/>
            </w:r>
            <w:r w:rsidR="00E46297" w:rsidRPr="00C414C7">
              <w:rPr>
                <w:rStyle w:val="Hyperlink"/>
                <w:noProof/>
              </w:rPr>
              <w:t>Essential Processing Blocks</w:t>
            </w:r>
            <w:r w:rsidR="00E46297">
              <w:rPr>
                <w:noProof/>
                <w:webHidden/>
              </w:rPr>
              <w:tab/>
            </w:r>
            <w:r w:rsidR="00E46297">
              <w:rPr>
                <w:noProof/>
                <w:webHidden/>
              </w:rPr>
              <w:fldChar w:fldCharType="begin"/>
            </w:r>
            <w:r w:rsidR="00E46297">
              <w:rPr>
                <w:noProof/>
                <w:webHidden/>
              </w:rPr>
              <w:instrText xml:space="preserve"> PAGEREF _Toc52962452 \h </w:instrText>
            </w:r>
            <w:r w:rsidR="00E46297">
              <w:rPr>
                <w:noProof/>
                <w:webHidden/>
              </w:rPr>
            </w:r>
            <w:r w:rsidR="00E46297">
              <w:rPr>
                <w:noProof/>
                <w:webHidden/>
              </w:rPr>
              <w:fldChar w:fldCharType="separate"/>
            </w:r>
            <w:r w:rsidR="00E46297">
              <w:rPr>
                <w:noProof/>
                <w:webHidden/>
              </w:rPr>
              <w:t>- 9 -</w:t>
            </w:r>
            <w:r w:rsidR="00E46297">
              <w:rPr>
                <w:noProof/>
                <w:webHidden/>
              </w:rPr>
              <w:fldChar w:fldCharType="end"/>
            </w:r>
          </w:hyperlink>
        </w:p>
        <w:p w14:paraId="227CA69B" w14:textId="13885029" w:rsidR="00E46297" w:rsidRDefault="00BE4CC5">
          <w:pPr>
            <w:pStyle w:val="TOC2"/>
            <w:tabs>
              <w:tab w:val="left" w:pos="880"/>
              <w:tab w:val="right" w:leader="dot" w:pos="9060"/>
            </w:tabs>
            <w:rPr>
              <w:rFonts w:asciiTheme="minorHAnsi" w:eastAsiaTheme="minorEastAsia" w:hAnsiTheme="minorHAnsi" w:cstheme="minorBidi"/>
              <w:noProof/>
              <w:lang w:eastAsia="zh-CN" w:bidi="he-IL"/>
            </w:rPr>
          </w:pPr>
          <w:hyperlink w:anchor="_Toc52962453" w:history="1">
            <w:r w:rsidR="00E46297" w:rsidRPr="00C414C7">
              <w:rPr>
                <w:rStyle w:val="Hyperlink"/>
                <w:noProof/>
              </w:rPr>
              <w:t>4.1</w:t>
            </w:r>
            <w:r w:rsidR="00E46297">
              <w:rPr>
                <w:rFonts w:asciiTheme="minorHAnsi" w:eastAsiaTheme="minorEastAsia" w:hAnsiTheme="minorHAnsi" w:cstheme="minorBidi"/>
                <w:noProof/>
                <w:lang w:eastAsia="zh-CN" w:bidi="he-IL"/>
              </w:rPr>
              <w:tab/>
            </w:r>
            <w:r w:rsidR="00E46297" w:rsidRPr="00C414C7">
              <w:rPr>
                <w:rStyle w:val="Hyperlink"/>
                <w:noProof/>
              </w:rPr>
              <w:t>SpecRes Processing Blocks</w:t>
            </w:r>
            <w:r w:rsidR="00E46297">
              <w:rPr>
                <w:noProof/>
                <w:webHidden/>
              </w:rPr>
              <w:tab/>
            </w:r>
            <w:r w:rsidR="00E46297">
              <w:rPr>
                <w:noProof/>
                <w:webHidden/>
              </w:rPr>
              <w:fldChar w:fldCharType="begin"/>
            </w:r>
            <w:r w:rsidR="00E46297">
              <w:rPr>
                <w:noProof/>
                <w:webHidden/>
              </w:rPr>
              <w:instrText xml:space="preserve"> PAGEREF _Toc52962453 \h </w:instrText>
            </w:r>
            <w:r w:rsidR="00E46297">
              <w:rPr>
                <w:noProof/>
                <w:webHidden/>
              </w:rPr>
            </w:r>
            <w:r w:rsidR="00E46297">
              <w:rPr>
                <w:noProof/>
                <w:webHidden/>
              </w:rPr>
              <w:fldChar w:fldCharType="separate"/>
            </w:r>
            <w:r w:rsidR="00E46297">
              <w:rPr>
                <w:noProof/>
                <w:webHidden/>
              </w:rPr>
              <w:t>- 9 -</w:t>
            </w:r>
            <w:r w:rsidR="00E46297">
              <w:rPr>
                <w:noProof/>
                <w:webHidden/>
              </w:rPr>
              <w:fldChar w:fldCharType="end"/>
            </w:r>
          </w:hyperlink>
        </w:p>
        <w:p w14:paraId="2310570F" w14:textId="28039AB0" w:rsidR="00E46297" w:rsidRDefault="00BE4CC5">
          <w:pPr>
            <w:pStyle w:val="TOC2"/>
            <w:tabs>
              <w:tab w:val="left" w:pos="880"/>
              <w:tab w:val="right" w:leader="dot" w:pos="9060"/>
            </w:tabs>
            <w:rPr>
              <w:rFonts w:asciiTheme="minorHAnsi" w:eastAsiaTheme="minorEastAsia" w:hAnsiTheme="minorHAnsi" w:cstheme="minorBidi"/>
              <w:noProof/>
              <w:lang w:eastAsia="zh-CN" w:bidi="he-IL"/>
            </w:rPr>
          </w:pPr>
          <w:hyperlink w:anchor="_Toc52962454" w:history="1">
            <w:r w:rsidR="00E46297" w:rsidRPr="00C414C7">
              <w:rPr>
                <w:rStyle w:val="Hyperlink"/>
                <w:noProof/>
              </w:rPr>
              <w:t>4.2</w:t>
            </w:r>
            <w:r w:rsidR="00E46297">
              <w:rPr>
                <w:rFonts w:asciiTheme="minorHAnsi" w:eastAsiaTheme="minorEastAsia" w:hAnsiTheme="minorHAnsi" w:cstheme="minorBidi"/>
                <w:noProof/>
                <w:lang w:eastAsia="zh-CN" w:bidi="he-IL"/>
              </w:rPr>
              <w:tab/>
            </w:r>
            <w:r w:rsidR="00E46297" w:rsidRPr="00C414C7">
              <w:rPr>
                <w:rStyle w:val="Hyperlink"/>
                <w:noProof/>
              </w:rPr>
              <w:t>Fundamental Strategy Parameters</w:t>
            </w:r>
            <w:r w:rsidR="00E46297">
              <w:rPr>
                <w:noProof/>
                <w:webHidden/>
              </w:rPr>
              <w:tab/>
            </w:r>
            <w:r w:rsidR="00E46297">
              <w:rPr>
                <w:noProof/>
                <w:webHidden/>
              </w:rPr>
              <w:fldChar w:fldCharType="begin"/>
            </w:r>
            <w:r w:rsidR="00E46297">
              <w:rPr>
                <w:noProof/>
                <w:webHidden/>
              </w:rPr>
              <w:instrText xml:space="preserve"> PAGEREF _Toc52962454 \h </w:instrText>
            </w:r>
            <w:r w:rsidR="00E46297">
              <w:rPr>
                <w:noProof/>
                <w:webHidden/>
              </w:rPr>
            </w:r>
            <w:r w:rsidR="00E46297">
              <w:rPr>
                <w:noProof/>
                <w:webHidden/>
              </w:rPr>
              <w:fldChar w:fldCharType="separate"/>
            </w:r>
            <w:r w:rsidR="00E46297">
              <w:rPr>
                <w:noProof/>
                <w:webHidden/>
              </w:rPr>
              <w:t>- 11 -</w:t>
            </w:r>
            <w:r w:rsidR="00E46297">
              <w:rPr>
                <w:noProof/>
                <w:webHidden/>
              </w:rPr>
              <w:fldChar w:fldCharType="end"/>
            </w:r>
          </w:hyperlink>
        </w:p>
        <w:p w14:paraId="44E8B09E" w14:textId="58C9C342" w:rsidR="00E46297" w:rsidRDefault="00BE4CC5">
          <w:pPr>
            <w:pStyle w:val="TOC2"/>
            <w:tabs>
              <w:tab w:val="left" w:pos="880"/>
              <w:tab w:val="right" w:leader="dot" w:pos="9060"/>
            </w:tabs>
            <w:rPr>
              <w:rFonts w:asciiTheme="minorHAnsi" w:eastAsiaTheme="minorEastAsia" w:hAnsiTheme="minorHAnsi" w:cstheme="minorBidi"/>
              <w:noProof/>
              <w:lang w:eastAsia="zh-CN" w:bidi="he-IL"/>
            </w:rPr>
          </w:pPr>
          <w:hyperlink w:anchor="_Toc52962455" w:history="1">
            <w:r w:rsidR="00E46297" w:rsidRPr="00C414C7">
              <w:rPr>
                <w:rStyle w:val="Hyperlink"/>
                <w:noProof/>
              </w:rPr>
              <w:t>4.3</w:t>
            </w:r>
            <w:r w:rsidR="00E46297">
              <w:rPr>
                <w:rFonts w:asciiTheme="minorHAnsi" w:eastAsiaTheme="minorEastAsia" w:hAnsiTheme="minorHAnsi" w:cstheme="minorBidi"/>
                <w:noProof/>
                <w:lang w:eastAsia="zh-CN" w:bidi="he-IL"/>
              </w:rPr>
              <w:tab/>
            </w:r>
            <w:r w:rsidR="00E46297" w:rsidRPr="00C414C7">
              <w:rPr>
                <w:rStyle w:val="Hyperlink"/>
                <w:noProof/>
              </w:rPr>
              <w:t>Visualisation tools</w:t>
            </w:r>
            <w:r w:rsidR="00E46297">
              <w:rPr>
                <w:noProof/>
                <w:webHidden/>
              </w:rPr>
              <w:tab/>
            </w:r>
            <w:r w:rsidR="00E46297">
              <w:rPr>
                <w:noProof/>
                <w:webHidden/>
              </w:rPr>
              <w:fldChar w:fldCharType="begin"/>
            </w:r>
            <w:r w:rsidR="00E46297">
              <w:rPr>
                <w:noProof/>
                <w:webHidden/>
              </w:rPr>
              <w:instrText xml:space="preserve"> PAGEREF _Toc52962455 \h </w:instrText>
            </w:r>
            <w:r w:rsidR="00E46297">
              <w:rPr>
                <w:noProof/>
                <w:webHidden/>
              </w:rPr>
            </w:r>
            <w:r w:rsidR="00E46297">
              <w:rPr>
                <w:noProof/>
                <w:webHidden/>
              </w:rPr>
              <w:fldChar w:fldCharType="separate"/>
            </w:r>
            <w:r w:rsidR="00E46297">
              <w:rPr>
                <w:noProof/>
                <w:webHidden/>
              </w:rPr>
              <w:t>- 12 -</w:t>
            </w:r>
            <w:r w:rsidR="00E46297">
              <w:rPr>
                <w:noProof/>
                <w:webHidden/>
              </w:rPr>
              <w:fldChar w:fldCharType="end"/>
            </w:r>
          </w:hyperlink>
        </w:p>
        <w:p w14:paraId="2DCC72E5" w14:textId="08811CEC" w:rsidR="00E46297" w:rsidRDefault="00BE4CC5">
          <w:pPr>
            <w:pStyle w:val="TOC2"/>
            <w:tabs>
              <w:tab w:val="left" w:pos="880"/>
              <w:tab w:val="right" w:leader="dot" w:pos="9060"/>
            </w:tabs>
            <w:rPr>
              <w:rFonts w:asciiTheme="minorHAnsi" w:eastAsiaTheme="minorEastAsia" w:hAnsiTheme="minorHAnsi" w:cstheme="minorBidi"/>
              <w:noProof/>
              <w:lang w:eastAsia="zh-CN" w:bidi="he-IL"/>
            </w:rPr>
          </w:pPr>
          <w:hyperlink w:anchor="_Toc52962456" w:history="1">
            <w:r w:rsidR="00E46297" w:rsidRPr="00C414C7">
              <w:rPr>
                <w:rStyle w:val="Hyperlink"/>
                <w:noProof/>
                <w:lang w:val="fr-FR"/>
              </w:rPr>
              <w:t>4.4</w:t>
            </w:r>
            <w:r w:rsidR="00E46297">
              <w:rPr>
                <w:rFonts w:asciiTheme="minorHAnsi" w:eastAsiaTheme="minorEastAsia" w:hAnsiTheme="minorHAnsi" w:cstheme="minorBidi"/>
                <w:noProof/>
                <w:lang w:eastAsia="zh-CN" w:bidi="he-IL"/>
              </w:rPr>
              <w:tab/>
            </w:r>
            <w:r w:rsidR="00E46297" w:rsidRPr="00C414C7">
              <w:rPr>
                <w:rStyle w:val="Hyperlink"/>
                <w:noProof/>
                <w:lang w:val="fr-FR"/>
              </w:rPr>
              <w:t>Noise Vocoder CI Simulation</w:t>
            </w:r>
            <w:r w:rsidR="00E46297">
              <w:rPr>
                <w:noProof/>
                <w:webHidden/>
              </w:rPr>
              <w:tab/>
            </w:r>
            <w:r w:rsidR="00E46297">
              <w:rPr>
                <w:noProof/>
                <w:webHidden/>
              </w:rPr>
              <w:fldChar w:fldCharType="begin"/>
            </w:r>
            <w:r w:rsidR="00E46297">
              <w:rPr>
                <w:noProof/>
                <w:webHidden/>
              </w:rPr>
              <w:instrText xml:space="preserve"> PAGEREF _Toc52962456 \h </w:instrText>
            </w:r>
            <w:r w:rsidR="00E46297">
              <w:rPr>
                <w:noProof/>
                <w:webHidden/>
              </w:rPr>
            </w:r>
            <w:r w:rsidR="00E46297">
              <w:rPr>
                <w:noProof/>
                <w:webHidden/>
              </w:rPr>
              <w:fldChar w:fldCharType="separate"/>
            </w:r>
            <w:r w:rsidR="00E46297">
              <w:rPr>
                <w:noProof/>
                <w:webHidden/>
              </w:rPr>
              <w:t>- 12 -</w:t>
            </w:r>
            <w:r w:rsidR="00E46297">
              <w:rPr>
                <w:noProof/>
                <w:webHidden/>
              </w:rPr>
              <w:fldChar w:fldCharType="end"/>
            </w:r>
          </w:hyperlink>
        </w:p>
        <w:p w14:paraId="17607856" w14:textId="5DEB93B7" w:rsidR="00E46297" w:rsidRDefault="00BE4CC5">
          <w:pPr>
            <w:pStyle w:val="TOC1"/>
            <w:rPr>
              <w:rFonts w:asciiTheme="minorHAnsi" w:eastAsiaTheme="minorEastAsia" w:hAnsiTheme="minorHAnsi" w:cstheme="minorBidi"/>
              <w:noProof/>
              <w:lang w:eastAsia="zh-CN" w:bidi="he-IL"/>
            </w:rPr>
          </w:pPr>
          <w:hyperlink w:anchor="_Toc52962457" w:history="1">
            <w:r w:rsidR="00E46297" w:rsidRPr="00C414C7">
              <w:rPr>
                <w:rStyle w:val="Hyperlink"/>
                <w:noProof/>
              </w:rPr>
              <w:t>5</w:t>
            </w:r>
            <w:r w:rsidR="00E46297">
              <w:rPr>
                <w:rFonts w:asciiTheme="minorHAnsi" w:eastAsiaTheme="minorEastAsia" w:hAnsiTheme="minorHAnsi" w:cstheme="minorBidi"/>
                <w:noProof/>
                <w:lang w:eastAsia="zh-CN" w:bidi="he-IL"/>
              </w:rPr>
              <w:tab/>
            </w:r>
            <w:r w:rsidR="00E46297" w:rsidRPr="00C414C7">
              <w:rPr>
                <w:rStyle w:val="Hyperlink"/>
                <w:noProof/>
              </w:rPr>
              <w:t>Contact</w:t>
            </w:r>
            <w:r w:rsidR="00E46297">
              <w:rPr>
                <w:noProof/>
                <w:webHidden/>
              </w:rPr>
              <w:tab/>
            </w:r>
            <w:r w:rsidR="00E46297">
              <w:rPr>
                <w:noProof/>
                <w:webHidden/>
              </w:rPr>
              <w:fldChar w:fldCharType="begin"/>
            </w:r>
            <w:r w:rsidR="00E46297">
              <w:rPr>
                <w:noProof/>
                <w:webHidden/>
              </w:rPr>
              <w:instrText xml:space="preserve"> PAGEREF _Toc52962457 \h </w:instrText>
            </w:r>
            <w:r w:rsidR="00E46297">
              <w:rPr>
                <w:noProof/>
                <w:webHidden/>
              </w:rPr>
            </w:r>
            <w:r w:rsidR="00E46297">
              <w:rPr>
                <w:noProof/>
                <w:webHidden/>
              </w:rPr>
              <w:fldChar w:fldCharType="separate"/>
            </w:r>
            <w:r w:rsidR="00E46297">
              <w:rPr>
                <w:noProof/>
                <w:webHidden/>
              </w:rPr>
              <w:t>- 14 -</w:t>
            </w:r>
            <w:r w:rsidR="00E46297">
              <w:rPr>
                <w:noProof/>
                <w:webHidden/>
              </w:rPr>
              <w:fldChar w:fldCharType="end"/>
            </w:r>
          </w:hyperlink>
        </w:p>
        <w:p w14:paraId="6AF5371C" w14:textId="3DC5C12B" w:rsidR="00E46297" w:rsidRDefault="00BE4CC5">
          <w:pPr>
            <w:pStyle w:val="TOC1"/>
            <w:rPr>
              <w:rFonts w:asciiTheme="minorHAnsi" w:eastAsiaTheme="minorEastAsia" w:hAnsiTheme="minorHAnsi" w:cstheme="minorBidi"/>
              <w:noProof/>
              <w:lang w:eastAsia="zh-CN" w:bidi="he-IL"/>
            </w:rPr>
          </w:pPr>
          <w:hyperlink w:anchor="_Toc52962458" w:history="1">
            <w:r w:rsidR="00E46297" w:rsidRPr="00C414C7">
              <w:rPr>
                <w:rStyle w:val="Hyperlink"/>
                <w:noProof/>
              </w:rPr>
              <w:t>6</w:t>
            </w:r>
            <w:r w:rsidR="00E46297">
              <w:rPr>
                <w:rFonts w:asciiTheme="minorHAnsi" w:eastAsiaTheme="minorEastAsia" w:hAnsiTheme="minorHAnsi" w:cstheme="minorBidi"/>
                <w:noProof/>
                <w:lang w:eastAsia="zh-CN" w:bidi="he-IL"/>
              </w:rPr>
              <w:tab/>
            </w:r>
            <w:r w:rsidR="00E46297" w:rsidRPr="00C414C7">
              <w:rPr>
                <w:rStyle w:val="Hyperlink"/>
                <w:noProof/>
              </w:rPr>
              <w:t>References</w:t>
            </w:r>
            <w:r w:rsidR="00E46297">
              <w:rPr>
                <w:noProof/>
                <w:webHidden/>
              </w:rPr>
              <w:tab/>
            </w:r>
            <w:r w:rsidR="00E46297">
              <w:rPr>
                <w:noProof/>
                <w:webHidden/>
              </w:rPr>
              <w:fldChar w:fldCharType="begin"/>
            </w:r>
            <w:r w:rsidR="00E46297">
              <w:rPr>
                <w:noProof/>
                <w:webHidden/>
              </w:rPr>
              <w:instrText xml:space="preserve"> PAGEREF _Toc52962458 \h </w:instrText>
            </w:r>
            <w:r w:rsidR="00E46297">
              <w:rPr>
                <w:noProof/>
                <w:webHidden/>
              </w:rPr>
            </w:r>
            <w:r w:rsidR="00E46297">
              <w:rPr>
                <w:noProof/>
                <w:webHidden/>
              </w:rPr>
              <w:fldChar w:fldCharType="separate"/>
            </w:r>
            <w:r w:rsidR="00E46297">
              <w:rPr>
                <w:noProof/>
                <w:webHidden/>
              </w:rPr>
              <w:t>- 14 -</w:t>
            </w:r>
            <w:r w:rsidR="00E46297">
              <w:rPr>
                <w:noProof/>
                <w:webHidden/>
              </w:rPr>
              <w:fldChar w:fldCharType="end"/>
            </w:r>
          </w:hyperlink>
        </w:p>
        <w:p w14:paraId="35BBE377" w14:textId="1D4838F8" w:rsidR="00A52FE8" w:rsidRDefault="00A52FE8">
          <w:r>
            <w:rPr>
              <w:b/>
              <w:bCs/>
              <w:noProof/>
            </w:rPr>
            <w:fldChar w:fldCharType="end"/>
          </w:r>
        </w:p>
      </w:sdtContent>
    </w:sdt>
    <w:p w14:paraId="763205E7" w14:textId="77777777" w:rsidR="00F57F44" w:rsidRDefault="00F57F44" w:rsidP="00D82213"/>
    <w:p w14:paraId="002A40EB" w14:textId="6DE4E30A" w:rsidR="00A84CCD" w:rsidRDefault="00A84CCD">
      <w:pPr>
        <w:jc w:val="left"/>
        <w:rPr>
          <w:b/>
          <w:color w:val="4F81BD"/>
          <w:sz w:val="28"/>
          <w:szCs w:val="32"/>
        </w:rPr>
      </w:pPr>
      <w:r>
        <w:br w:type="page"/>
      </w:r>
    </w:p>
    <w:p w14:paraId="1A1DD60C" w14:textId="398A0D3A" w:rsidR="000426F7" w:rsidRPr="007054D6" w:rsidRDefault="000426F7" w:rsidP="001909A5">
      <w:pPr>
        <w:pStyle w:val="Heading1"/>
        <w:rPr>
          <w:sz w:val="28"/>
        </w:rPr>
      </w:pPr>
      <w:bookmarkStart w:id="5" w:name="_Toc52962441"/>
      <w:r w:rsidRPr="007054D6">
        <w:rPr>
          <w:sz w:val="28"/>
        </w:rPr>
        <w:lastRenderedPageBreak/>
        <w:t>Introduction and Background</w:t>
      </w:r>
      <w:bookmarkEnd w:id="5"/>
    </w:p>
    <w:p w14:paraId="21AF4250" w14:textId="61D5EAAE" w:rsidR="00B8787A" w:rsidRDefault="00B8787A" w:rsidP="00D82213">
      <w:r w:rsidRPr="001909A5">
        <w:t xml:space="preserve">The Generic MATLAB Toolbox (GMT) is a collection of MATLAB scripts </w:t>
      </w:r>
      <w:r w:rsidR="00067904">
        <w:t>simulating</w:t>
      </w:r>
      <w:r w:rsidRPr="001909A5">
        <w:t xml:space="preserve"> the processing steps </w:t>
      </w:r>
      <w:r w:rsidR="00E27578">
        <w:t>of</w:t>
      </w:r>
      <w:r w:rsidRPr="001909A5">
        <w:t xml:space="preserve"> </w:t>
      </w:r>
      <w:r w:rsidR="00067904">
        <w:t xml:space="preserve">the </w:t>
      </w:r>
      <w:r w:rsidRPr="001909A5">
        <w:t xml:space="preserve">Advanced Bionics </w:t>
      </w:r>
      <w:r w:rsidR="003C59D5" w:rsidRPr="001909A5">
        <w:t xml:space="preserve">(AB) </w:t>
      </w:r>
      <w:r w:rsidRPr="001909A5">
        <w:t xml:space="preserve">cochlear implant </w:t>
      </w:r>
      <w:r w:rsidR="00746569" w:rsidRPr="001909A5">
        <w:t>(CI)</w:t>
      </w:r>
      <w:r w:rsidR="00E27578">
        <w:t xml:space="preserve"> </w:t>
      </w:r>
      <w:r w:rsidRPr="001909A5">
        <w:t>system.</w:t>
      </w:r>
      <w:r w:rsidR="003C59D5" w:rsidRPr="001909A5">
        <w:t xml:space="preserve"> </w:t>
      </w:r>
      <w:r w:rsidR="003C59D5">
        <w:t xml:space="preserve">This document </w:t>
      </w:r>
      <w:r w:rsidR="00F16220">
        <w:t>gives</w:t>
      </w:r>
      <w:r w:rsidR="003C59D5">
        <w:t xml:space="preserve"> an overview over the goals</w:t>
      </w:r>
      <w:r w:rsidR="00E27578">
        <w:t xml:space="preserve"> and</w:t>
      </w:r>
      <w:r w:rsidR="003C59D5">
        <w:t xml:space="preserve"> structure of the GMT, guidelines how to use the provided environment, and </w:t>
      </w:r>
      <w:r w:rsidR="00E27578">
        <w:t xml:space="preserve">an annotated </w:t>
      </w:r>
      <w:r w:rsidR="003C59D5">
        <w:t xml:space="preserve">demonstrations of </w:t>
      </w:r>
      <w:r w:rsidR="00E27578">
        <w:t xml:space="preserve">a </w:t>
      </w:r>
      <w:r w:rsidR="00067904">
        <w:t xml:space="preserve">simple CI </w:t>
      </w:r>
      <w:r w:rsidR="00E27578">
        <w:t>coding strategy</w:t>
      </w:r>
      <w:r w:rsidR="003C59D5">
        <w:t>.</w:t>
      </w:r>
      <w:r>
        <w:t xml:space="preserve"> </w:t>
      </w:r>
    </w:p>
    <w:p w14:paraId="1EEE7D5F" w14:textId="593ED8BF" w:rsidR="00F57F44" w:rsidRDefault="00B8787A" w:rsidP="00D82213">
      <w:pPr>
        <w:pStyle w:val="Heading2"/>
      </w:pPr>
      <w:bookmarkStart w:id="6" w:name="_Toc52962442"/>
      <w:r>
        <w:t>Goals of the GMT</w:t>
      </w:r>
      <w:bookmarkEnd w:id="6"/>
    </w:p>
    <w:p w14:paraId="7EEB3267" w14:textId="101E0F1A" w:rsidR="004C7B17" w:rsidRDefault="00B8787A" w:rsidP="004C7B17">
      <w:r>
        <w:rPr>
          <w:lang w:eastAsia="en-US"/>
        </w:rPr>
        <w:t xml:space="preserve">The target </w:t>
      </w:r>
      <w:r w:rsidR="00746569">
        <w:rPr>
          <w:lang w:eastAsia="en-US"/>
        </w:rPr>
        <w:t xml:space="preserve">group of the GMT are </w:t>
      </w:r>
      <w:r w:rsidR="008D5565">
        <w:rPr>
          <w:lang w:eastAsia="en-US"/>
        </w:rPr>
        <w:t xml:space="preserve">researchers and </w:t>
      </w:r>
      <w:r w:rsidR="00746569">
        <w:rPr>
          <w:lang w:eastAsia="en-US"/>
        </w:rPr>
        <w:t>signal processing engineers</w:t>
      </w:r>
      <w:r w:rsidR="008D5565">
        <w:rPr>
          <w:lang w:eastAsia="en-US"/>
        </w:rPr>
        <w:t xml:space="preserve"> </w:t>
      </w:r>
      <w:r w:rsidR="00746569">
        <w:rPr>
          <w:lang w:eastAsia="en-US"/>
        </w:rPr>
        <w:t>familiar with</w:t>
      </w:r>
      <w:r w:rsidR="008D5565">
        <w:rPr>
          <w:lang w:eastAsia="en-US"/>
        </w:rPr>
        <w:t xml:space="preserve"> the</w:t>
      </w:r>
      <w:r w:rsidR="00746569">
        <w:rPr>
          <w:lang w:eastAsia="en-US"/>
        </w:rPr>
        <w:t xml:space="preserve"> MATLAB </w:t>
      </w:r>
      <w:r w:rsidR="008D5565">
        <w:rPr>
          <w:lang w:eastAsia="en-US"/>
        </w:rPr>
        <w:t xml:space="preserve">programming environment (The </w:t>
      </w:r>
      <w:r w:rsidR="00746569">
        <w:rPr>
          <w:lang w:eastAsia="en-US"/>
        </w:rPr>
        <w:t>MathWorks, Inc</w:t>
      </w:r>
      <w:r w:rsidR="008D5565">
        <w:rPr>
          <w:lang w:eastAsia="en-US"/>
        </w:rPr>
        <w:t>., Natick, MA)</w:t>
      </w:r>
      <w:r w:rsidR="00746569">
        <w:rPr>
          <w:lang w:eastAsia="en-US"/>
        </w:rPr>
        <w:t xml:space="preserve"> </w:t>
      </w:r>
      <w:r w:rsidR="008D5565">
        <w:rPr>
          <w:lang w:eastAsia="en-US"/>
        </w:rPr>
        <w:t xml:space="preserve">who want to investigate and develop </w:t>
      </w:r>
      <w:r w:rsidR="00746569">
        <w:rPr>
          <w:lang w:eastAsia="en-US"/>
        </w:rPr>
        <w:t>sound coding algorithms f</w:t>
      </w:r>
      <w:r w:rsidR="008D5565">
        <w:rPr>
          <w:lang w:eastAsia="en-US"/>
        </w:rPr>
        <w:t>or</w:t>
      </w:r>
      <w:r w:rsidR="00746569">
        <w:rPr>
          <w:lang w:eastAsia="en-US"/>
        </w:rPr>
        <w:t xml:space="preserve"> </w:t>
      </w:r>
      <w:r w:rsidR="003C59D5">
        <w:rPr>
          <w:lang w:eastAsia="en-US"/>
        </w:rPr>
        <w:t>AB</w:t>
      </w:r>
      <w:r w:rsidR="008D5565">
        <w:rPr>
          <w:lang w:eastAsia="en-US"/>
        </w:rPr>
        <w:t xml:space="preserve"> CI speech processors</w:t>
      </w:r>
      <w:r w:rsidR="00746569">
        <w:rPr>
          <w:lang w:eastAsia="en-US"/>
        </w:rPr>
        <w:t xml:space="preserve">. </w:t>
      </w:r>
      <w:r w:rsidR="006A11A0">
        <w:rPr>
          <w:lang w:eastAsia="en-US"/>
        </w:rPr>
        <w:t>Specifically, the goal of this toolbox is to facilitate</w:t>
      </w:r>
    </w:p>
    <w:p w14:paraId="10393133" w14:textId="447354EE" w:rsidR="004C7B17" w:rsidRDefault="00DC0F73" w:rsidP="0081262E">
      <w:pPr>
        <w:pStyle w:val="ListParagraph"/>
        <w:numPr>
          <w:ilvl w:val="0"/>
          <w:numId w:val="37"/>
        </w:numPr>
        <w:spacing w:before="120"/>
        <w:contextualSpacing w:val="0"/>
      </w:pPr>
      <w:r>
        <w:rPr>
          <w:b/>
          <w:bCs/>
        </w:rPr>
        <w:t>A</w:t>
      </w:r>
      <w:r w:rsidR="004C7B17" w:rsidRPr="0081262E">
        <w:rPr>
          <w:b/>
          <w:bCs/>
        </w:rPr>
        <w:t>lgorithm</w:t>
      </w:r>
      <w:r>
        <w:rPr>
          <w:b/>
          <w:bCs/>
        </w:rPr>
        <w:t xml:space="preserve"> Development</w:t>
      </w:r>
      <w:r w:rsidR="004C7B17">
        <w:br/>
        <w:t xml:space="preserve">The structure of the GMT provides easy, highly modular access to all steps of the CI processing chain, enabling the implementations of new or improved sound coding blocks at any stage with minimal structural impact on the remaining system. The MATLAB environment with its high-level language and extensive numerical computation libraries allows for fast prototyping without having to worry about </w:t>
      </w:r>
      <w:r w:rsidR="00A91FEB">
        <w:t>particular</w:t>
      </w:r>
      <w:r w:rsidR="004C7B17">
        <w:t xml:space="preserve"> restrictions of the </w:t>
      </w:r>
      <w:r w:rsidR="00A91FEB">
        <w:t xml:space="preserve">various </w:t>
      </w:r>
      <w:r w:rsidR="004C7B17">
        <w:t xml:space="preserve">product DSP platforms. </w:t>
      </w:r>
    </w:p>
    <w:p w14:paraId="2A8CFC97" w14:textId="5EFB0142" w:rsidR="004C7B17" w:rsidRDefault="004C7B17" w:rsidP="0081262E">
      <w:pPr>
        <w:pStyle w:val="ListParagraph"/>
        <w:numPr>
          <w:ilvl w:val="0"/>
          <w:numId w:val="37"/>
        </w:numPr>
        <w:spacing w:before="120"/>
        <w:contextualSpacing w:val="0"/>
      </w:pPr>
      <w:r w:rsidRPr="0081262E">
        <w:rPr>
          <w:b/>
          <w:bCs/>
        </w:rPr>
        <w:t>Demonstration and Education</w:t>
      </w:r>
      <w:r>
        <w:t xml:space="preserve">  </w:t>
      </w:r>
      <w:r>
        <w:br/>
        <w:t xml:space="preserve">Based on the example scripts that are provided with the toolbox, the GMT allows to create a </w:t>
      </w:r>
      <w:r w:rsidR="00A87608">
        <w:t>wide range</w:t>
      </w:r>
      <w:r>
        <w:t xml:space="preserve"> of visual and aural demonstrations of the operations of CI sound coding strategies and their constituent processing steps. </w:t>
      </w:r>
      <w:r w:rsidR="00A87608">
        <w:t>T</w:t>
      </w:r>
      <w:r>
        <w:t xml:space="preserve">he provided vocoder simulation provides a valuable tool for demonstrating the acoustic percept of CI users to normal-hearing listeners. </w:t>
      </w:r>
    </w:p>
    <w:p w14:paraId="6DE957D0" w14:textId="3AE8FED0" w:rsidR="004C7B17" w:rsidRDefault="00EE3EBD" w:rsidP="0081262E">
      <w:pPr>
        <w:pStyle w:val="ListParagraph"/>
        <w:numPr>
          <w:ilvl w:val="0"/>
          <w:numId w:val="37"/>
        </w:numPr>
        <w:spacing w:before="120"/>
        <w:contextualSpacing w:val="0"/>
      </w:pPr>
      <w:r>
        <w:rPr>
          <w:b/>
          <w:bCs/>
        </w:rPr>
        <w:t xml:space="preserve">Perceptual </w:t>
      </w:r>
      <w:r w:rsidR="004C7B17" w:rsidRPr="0081262E">
        <w:rPr>
          <w:b/>
          <w:bCs/>
        </w:rPr>
        <w:t xml:space="preserve">Evaluation </w:t>
      </w:r>
      <w:r w:rsidR="004C7B17">
        <w:br/>
      </w:r>
      <w:r w:rsidR="00A91FEB">
        <w:t xml:space="preserve">FFT re-synthesis or </w:t>
      </w:r>
      <w:r w:rsidR="004C7B17">
        <w:t>vocoder simulation</w:t>
      </w:r>
      <w:r w:rsidR="00A91FEB">
        <w:t>s</w:t>
      </w:r>
      <w:r w:rsidR="004C7B17">
        <w:t xml:space="preserve"> may be used for perceptual and performance evaluations of CI sound coding algorithms with normal-hearing listeners in order to gauge their potential benefit for CI users during early phases of development.</w:t>
      </w:r>
    </w:p>
    <w:p w14:paraId="62AEA3A2" w14:textId="77777777" w:rsidR="004C7B17" w:rsidRDefault="004C7B17" w:rsidP="004C7B17">
      <w:pPr>
        <w:rPr>
          <w:lang w:eastAsia="en-US"/>
        </w:rPr>
      </w:pPr>
    </w:p>
    <w:p w14:paraId="1BC4A833" w14:textId="77777777" w:rsidR="000E2505" w:rsidRDefault="000E2505" w:rsidP="0081262E"/>
    <w:p w14:paraId="62756B8A" w14:textId="726BDCDE" w:rsidR="000E2505" w:rsidRDefault="003C59D5" w:rsidP="00D82213">
      <w:pPr>
        <w:pStyle w:val="Heading2"/>
      </w:pPr>
      <w:bookmarkStart w:id="7" w:name="_Toc52962443"/>
      <w:r>
        <w:t>List of abbreviations</w:t>
      </w:r>
      <w:bookmarkEnd w:id="7"/>
    </w:p>
    <w:tbl>
      <w:tblPr>
        <w:tblStyle w:val="LightList-Accent1"/>
        <w:tblW w:w="0" w:type="auto"/>
        <w:tblBorders>
          <w:insideH w:val="single" w:sz="8" w:space="0" w:color="4F81BD" w:themeColor="accent1"/>
        </w:tblBorders>
        <w:tblLook w:val="04A0" w:firstRow="1" w:lastRow="0" w:firstColumn="1" w:lastColumn="0" w:noHBand="0" w:noVBand="1"/>
      </w:tblPr>
      <w:tblGrid>
        <w:gridCol w:w="2088"/>
        <w:gridCol w:w="7122"/>
      </w:tblGrid>
      <w:tr w:rsidR="003C59D5" w14:paraId="58F7E686" w14:textId="77777777" w:rsidTr="00812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0397D6"/>
          </w:tcPr>
          <w:p w14:paraId="46D19186" w14:textId="6563BE3F" w:rsidR="003C59D5" w:rsidRPr="00F16220" w:rsidRDefault="003C59D5" w:rsidP="00D82213">
            <w:pPr>
              <w:rPr>
                <w:color w:val="14B1E2"/>
                <w:lang w:eastAsia="en-US"/>
              </w:rPr>
            </w:pPr>
            <w:r>
              <w:rPr>
                <w:lang w:eastAsia="en-US"/>
              </w:rPr>
              <w:t>Abbreviation</w:t>
            </w:r>
          </w:p>
        </w:tc>
        <w:tc>
          <w:tcPr>
            <w:tcW w:w="7122" w:type="dxa"/>
            <w:shd w:val="clear" w:color="auto" w:fill="0397D6"/>
          </w:tcPr>
          <w:p w14:paraId="70C88DE1" w14:textId="3E865E5D" w:rsidR="003C59D5" w:rsidRDefault="003C59D5" w:rsidP="00D82213">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Description</w:t>
            </w:r>
          </w:p>
        </w:tc>
      </w:tr>
      <w:tr w:rsidR="003C59D5" w14:paraId="5F74AC1F" w14:textId="77777777"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Borders>
              <w:top w:val="none" w:sz="0" w:space="0" w:color="auto"/>
              <w:left w:val="none" w:sz="0" w:space="0" w:color="auto"/>
              <w:bottom w:val="none" w:sz="0" w:space="0" w:color="auto"/>
            </w:tcBorders>
          </w:tcPr>
          <w:p w14:paraId="39539133" w14:textId="43DEE9B4" w:rsidR="003C59D5" w:rsidRDefault="003C59D5" w:rsidP="00D82213">
            <w:pPr>
              <w:rPr>
                <w:lang w:eastAsia="en-US"/>
              </w:rPr>
            </w:pPr>
            <w:r>
              <w:rPr>
                <w:lang w:eastAsia="en-US"/>
              </w:rPr>
              <w:t>AB</w:t>
            </w:r>
          </w:p>
        </w:tc>
        <w:tc>
          <w:tcPr>
            <w:tcW w:w="7122" w:type="dxa"/>
            <w:tcBorders>
              <w:top w:val="none" w:sz="0" w:space="0" w:color="auto"/>
              <w:bottom w:val="none" w:sz="0" w:space="0" w:color="auto"/>
              <w:right w:val="none" w:sz="0" w:space="0" w:color="auto"/>
            </w:tcBorders>
          </w:tcPr>
          <w:p w14:paraId="55F6284B" w14:textId="33A6531B" w:rsidR="003C59D5" w:rsidRDefault="003C59D5" w:rsidP="00D82213">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Advanced </w:t>
            </w:r>
            <w:r w:rsidR="00DC0F73">
              <w:rPr>
                <w:lang w:eastAsia="en-US"/>
              </w:rPr>
              <w:t>Bionics</w:t>
            </w:r>
          </w:p>
        </w:tc>
      </w:tr>
      <w:tr w:rsidR="003C59D5" w14:paraId="34BE0A50" w14:textId="77777777" w:rsidTr="0081262E">
        <w:tc>
          <w:tcPr>
            <w:cnfStyle w:val="001000000000" w:firstRow="0" w:lastRow="0" w:firstColumn="1" w:lastColumn="0" w:oddVBand="0" w:evenVBand="0" w:oddHBand="0" w:evenHBand="0" w:firstRowFirstColumn="0" w:firstRowLastColumn="0" w:lastRowFirstColumn="0" w:lastRowLastColumn="0"/>
            <w:tcW w:w="2088" w:type="dxa"/>
          </w:tcPr>
          <w:p w14:paraId="19FC0A2A" w14:textId="176D2424" w:rsidR="003C59D5" w:rsidRDefault="003C59D5" w:rsidP="00D82213">
            <w:pPr>
              <w:rPr>
                <w:lang w:eastAsia="en-US"/>
              </w:rPr>
            </w:pPr>
            <w:r>
              <w:rPr>
                <w:lang w:eastAsia="en-US"/>
              </w:rPr>
              <w:t>CI</w:t>
            </w:r>
          </w:p>
        </w:tc>
        <w:tc>
          <w:tcPr>
            <w:tcW w:w="7122" w:type="dxa"/>
          </w:tcPr>
          <w:p w14:paraId="751EAC1F" w14:textId="720322BE" w:rsidR="003C59D5" w:rsidRDefault="003C59D5" w:rsidP="00D82213">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Cochlear implant</w:t>
            </w:r>
          </w:p>
        </w:tc>
      </w:tr>
      <w:tr w:rsidR="003C59D5" w14:paraId="16010C46" w14:textId="77777777"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799E6BDC" w14:textId="38D0862E" w:rsidR="003C59D5" w:rsidRDefault="00BB4E82" w:rsidP="00D82213">
            <w:pPr>
              <w:rPr>
                <w:lang w:eastAsia="en-US"/>
              </w:rPr>
            </w:pPr>
            <w:r>
              <w:rPr>
                <w:lang w:eastAsia="en-US"/>
              </w:rPr>
              <w:t>FFT</w:t>
            </w:r>
          </w:p>
        </w:tc>
        <w:tc>
          <w:tcPr>
            <w:tcW w:w="7122" w:type="dxa"/>
            <w:shd w:val="clear" w:color="auto" w:fill="auto"/>
          </w:tcPr>
          <w:p w14:paraId="4D9CDE18" w14:textId="32B87505" w:rsidR="003C59D5" w:rsidRDefault="00BB4E82" w:rsidP="00D82213">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Fast Fourier transform</w:t>
            </w:r>
          </w:p>
        </w:tc>
      </w:tr>
      <w:tr w:rsidR="00E27578" w14:paraId="57ADF909" w14:textId="77777777" w:rsidTr="0081262E">
        <w:tc>
          <w:tcPr>
            <w:cnfStyle w:val="001000000000" w:firstRow="0" w:lastRow="0" w:firstColumn="1" w:lastColumn="0" w:oddVBand="0" w:evenVBand="0" w:oddHBand="0" w:evenHBand="0" w:firstRowFirstColumn="0" w:firstRowLastColumn="0" w:lastRowFirstColumn="0" w:lastRowLastColumn="0"/>
            <w:tcW w:w="2088" w:type="dxa"/>
          </w:tcPr>
          <w:p w14:paraId="0E06C6EB" w14:textId="0ECF0469" w:rsidR="00E27578" w:rsidRDefault="00E27578" w:rsidP="00E27578">
            <w:pPr>
              <w:rPr>
                <w:lang w:eastAsia="en-US"/>
              </w:rPr>
            </w:pPr>
            <w:r>
              <w:rPr>
                <w:lang w:eastAsia="en-US"/>
              </w:rPr>
              <w:t>FT</w:t>
            </w:r>
          </w:p>
        </w:tc>
        <w:tc>
          <w:tcPr>
            <w:tcW w:w="7122" w:type="dxa"/>
            <w:shd w:val="clear" w:color="auto" w:fill="auto"/>
          </w:tcPr>
          <w:p w14:paraId="3509E549" w14:textId="17540F72" w:rsidR="00E27578" w:rsidRDefault="00E27578" w:rsidP="00E27578">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Forward telemetry</w:t>
            </w:r>
          </w:p>
        </w:tc>
      </w:tr>
      <w:tr w:rsidR="00E27578" w14:paraId="745C0D23" w14:textId="77777777"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41408CD5" w14:textId="1F61EDCA" w:rsidR="00E27578" w:rsidRDefault="00E27578" w:rsidP="00E27578">
            <w:pPr>
              <w:rPr>
                <w:lang w:eastAsia="en-US"/>
              </w:rPr>
            </w:pPr>
            <w:r>
              <w:rPr>
                <w:lang w:eastAsia="en-US"/>
              </w:rPr>
              <w:t>M, M-level</w:t>
            </w:r>
          </w:p>
        </w:tc>
        <w:tc>
          <w:tcPr>
            <w:tcW w:w="7122" w:type="dxa"/>
          </w:tcPr>
          <w:p w14:paraId="64679215" w14:textId="1E54893D" w:rsidR="00E27578" w:rsidRDefault="00F77857" w:rsidP="00E27578">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Electric stimulation level evoking the most </w:t>
            </w:r>
            <w:r w:rsidR="00E27578">
              <w:rPr>
                <w:lang w:eastAsia="en-US"/>
              </w:rPr>
              <w:t xml:space="preserve">comfortable loudness </w:t>
            </w:r>
            <w:r>
              <w:rPr>
                <w:lang w:eastAsia="en-US"/>
              </w:rPr>
              <w:t>percept</w:t>
            </w:r>
          </w:p>
        </w:tc>
      </w:tr>
      <w:tr w:rsidR="00E27578" w14:paraId="12E564C1" w14:textId="77777777" w:rsidTr="0081262E">
        <w:tc>
          <w:tcPr>
            <w:cnfStyle w:val="001000000000" w:firstRow="0" w:lastRow="0" w:firstColumn="1" w:lastColumn="0" w:oddVBand="0" w:evenVBand="0" w:oddHBand="0" w:evenHBand="0" w:firstRowFirstColumn="0" w:firstRowLastColumn="0" w:lastRowFirstColumn="0" w:lastRowLastColumn="0"/>
            <w:tcW w:w="2088" w:type="dxa"/>
          </w:tcPr>
          <w:p w14:paraId="0A70EBEF" w14:textId="70C7F829" w:rsidR="00E27578" w:rsidRDefault="00E27578" w:rsidP="00E27578">
            <w:pPr>
              <w:rPr>
                <w:lang w:eastAsia="en-US"/>
              </w:rPr>
            </w:pPr>
            <w:proofErr w:type="spellStart"/>
            <w:r>
              <w:rPr>
                <w:lang w:eastAsia="en-US"/>
              </w:rPr>
              <w:t>pps</w:t>
            </w:r>
            <w:proofErr w:type="spellEnd"/>
          </w:p>
        </w:tc>
        <w:tc>
          <w:tcPr>
            <w:tcW w:w="7122" w:type="dxa"/>
          </w:tcPr>
          <w:p w14:paraId="2917D8D0" w14:textId="54EA9E52" w:rsidR="00E27578" w:rsidRDefault="00E27578" w:rsidP="00E27578">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Pulses per second</w:t>
            </w:r>
          </w:p>
        </w:tc>
      </w:tr>
      <w:tr w:rsidR="00E27578" w14:paraId="717313E6" w14:textId="77777777"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0556F4A4" w14:textId="47C892C5" w:rsidR="00E27578" w:rsidRDefault="00E27578" w:rsidP="00E27578">
            <w:pPr>
              <w:rPr>
                <w:lang w:eastAsia="en-US"/>
              </w:rPr>
            </w:pPr>
            <w:r>
              <w:rPr>
                <w:lang w:eastAsia="en-US"/>
              </w:rPr>
              <w:t>STFT</w:t>
            </w:r>
          </w:p>
        </w:tc>
        <w:tc>
          <w:tcPr>
            <w:tcW w:w="7122" w:type="dxa"/>
          </w:tcPr>
          <w:p w14:paraId="73F3F7B7" w14:textId="08A67E60" w:rsidR="00E27578" w:rsidRDefault="00E27578" w:rsidP="00E27578">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Short-time Fourier transform</w:t>
            </w:r>
          </w:p>
        </w:tc>
      </w:tr>
      <w:tr w:rsidR="00E27578" w14:paraId="75414E3F" w14:textId="77777777" w:rsidTr="0081262E">
        <w:tc>
          <w:tcPr>
            <w:cnfStyle w:val="001000000000" w:firstRow="0" w:lastRow="0" w:firstColumn="1" w:lastColumn="0" w:oddVBand="0" w:evenVBand="0" w:oddHBand="0" w:evenHBand="0" w:firstRowFirstColumn="0" w:firstRowLastColumn="0" w:lastRowFirstColumn="0" w:lastRowLastColumn="0"/>
            <w:tcW w:w="2088" w:type="dxa"/>
          </w:tcPr>
          <w:p w14:paraId="66CF5876" w14:textId="09B2347A" w:rsidR="00E27578" w:rsidRPr="00E27578" w:rsidRDefault="00E27578" w:rsidP="00E27578">
            <w:pPr>
              <w:rPr>
                <w:b w:val="0"/>
                <w:bCs w:val="0"/>
                <w:lang w:eastAsia="en-US"/>
              </w:rPr>
            </w:pPr>
            <w:r>
              <w:rPr>
                <w:lang w:eastAsia="en-US"/>
              </w:rPr>
              <w:t>T, T-level</w:t>
            </w:r>
          </w:p>
        </w:tc>
        <w:tc>
          <w:tcPr>
            <w:tcW w:w="7122" w:type="dxa"/>
          </w:tcPr>
          <w:p w14:paraId="3B819516" w14:textId="2C21B48A" w:rsidR="00E27578" w:rsidRDefault="00F77857" w:rsidP="00E27578">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Electric stimulation level at perceptual hearing threshold</w:t>
            </w:r>
          </w:p>
        </w:tc>
      </w:tr>
    </w:tbl>
    <w:p w14:paraId="55488251" w14:textId="77777777" w:rsidR="003C59D5" w:rsidRDefault="003C59D5" w:rsidP="00D82213">
      <w:pPr>
        <w:rPr>
          <w:lang w:eastAsia="en-US"/>
        </w:rPr>
      </w:pPr>
    </w:p>
    <w:p w14:paraId="29B52468" w14:textId="77777777" w:rsidR="00A84CCD" w:rsidRDefault="00A84CCD">
      <w:pPr>
        <w:jc w:val="left"/>
        <w:rPr>
          <w:b/>
          <w:color w:val="4F81BD"/>
          <w:sz w:val="28"/>
          <w:szCs w:val="32"/>
          <w:lang w:eastAsia="en-US"/>
        </w:rPr>
      </w:pPr>
      <w:r>
        <w:rPr>
          <w:lang w:eastAsia="en-US"/>
        </w:rPr>
        <w:br w:type="page"/>
      </w:r>
    </w:p>
    <w:p w14:paraId="4A3C355E" w14:textId="700923F3" w:rsidR="00D947A1" w:rsidRPr="007054D6" w:rsidRDefault="00D947A1" w:rsidP="001909A5">
      <w:pPr>
        <w:pStyle w:val="Heading1"/>
        <w:rPr>
          <w:sz w:val="32"/>
        </w:rPr>
      </w:pPr>
      <w:bookmarkStart w:id="8" w:name="_Toc52962444"/>
      <w:r w:rsidRPr="007054D6">
        <w:rPr>
          <w:sz w:val="32"/>
        </w:rPr>
        <w:lastRenderedPageBreak/>
        <w:t>Sound coding with the GMT</w:t>
      </w:r>
      <w:bookmarkEnd w:id="8"/>
    </w:p>
    <w:p w14:paraId="4565C02A" w14:textId="5C26EFE8" w:rsidR="009E35C8" w:rsidRDefault="00D947A1" w:rsidP="00D82213">
      <w:pPr>
        <w:rPr>
          <w:lang w:eastAsia="en-US"/>
        </w:rPr>
      </w:pPr>
      <w:r>
        <w:rPr>
          <w:lang w:eastAsia="en-US"/>
        </w:rPr>
        <w:t xml:space="preserve">The GMT was developed to </w:t>
      </w:r>
      <w:r w:rsidR="00E27578">
        <w:rPr>
          <w:lang w:eastAsia="en-US"/>
        </w:rPr>
        <w:t xml:space="preserve">provide </w:t>
      </w:r>
      <w:r>
        <w:rPr>
          <w:lang w:eastAsia="en-US"/>
        </w:rPr>
        <w:t xml:space="preserve">an </w:t>
      </w:r>
      <w:r w:rsidR="00450AF7">
        <w:rPr>
          <w:lang w:eastAsia="en-US"/>
        </w:rPr>
        <w:t xml:space="preserve">easily accessible and flexible </w:t>
      </w:r>
      <w:r>
        <w:rPr>
          <w:lang w:eastAsia="en-US"/>
        </w:rPr>
        <w:t xml:space="preserve"> way to </w:t>
      </w:r>
      <w:r w:rsidR="00450AF7">
        <w:rPr>
          <w:lang w:eastAsia="en-US"/>
        </w:rPr>
        <w:t xml:space="preserve">simulate and </w:t>
      </w:r>
      <w:r>
        <w:rPr>
          <w:lang w:eastAsia="en-US"/>
        </w:rPr>
        <w:t>experiment with new developments in the CI processing chain</w:t>
      </w:r>
      <w:r w:rsidR="00450AF7">
        <w:rPr>
          <w:lang w:eastAsia="en-US"/>
        </w:rPr>
        <w:t xml:space="preserve"> based on the foundation of AB’s F</w:t>
      </w:r>
      <w:bookmarkStart w:id="9" w:name="_GoBack"/>
      <w:r w:rsidR="00450AF7">
        <w:rPr>
          <w:lang w:eastAsia="en-US"/>
        </w:rPr>
        <w:t>120</w:t>
      </w:r>
      <w:bookmarkEnd w:id="9"/>
      <w:r w:rsidR="00450AF7">
        <w:rPr>
          <w:lang w:eastAsia="en-US"/>
        </w:rPr>
        <w:t xml:space="preserve"> coding strategy and its experimental pre</w:t>
      </w:r>
      <w:del w:id="10" w:author="Hehrmann, Phillipp" w:date="2020-10-07T11:28:00Z">
        <w:r w:rsidR="00450AF7" w:rsidDel="00C463B2">
          <w:rPr>
            <w:lang w:eastAsia="en-US"/>
          </w:rPr>
          <w:delText>-</w:delText>
        </w:r>
      </w:del>
      <w:r w:rsidR="00450AF7">
        <w:rPr>
          <w:lang w:eastAsia="en-US"/>
        </w:rPr>
        <w:t xml:space="preserve">decessor, </w:t>
      </w:r>
      <w:proofErr w:type="spellStart"/>
      <w:r w:rsidR="00450AF7">
        <w:rPr>
          <w:lang w:eastAsia="en-US"/>
        </w:rPr>
        <w:t>SpecRes</w:t>
      </w:r>
      <w:proofErr w:type="spellEnd"/>
      <w:r>
        <w:rPr>
          <w:lang w:eastAsia="en-US"/>
        </w:rPr>
        <w:t xml:space="preserve">. In this chapter, a brief </w:t>
      </w:r>
      <w:r w:rsidR="00450AF7">
        <w:rPr>
          <w:lang w:eastAsia="en-US"/>
        </w:rPr>
        <w:t xml:space="preserve">overview </w:t>
      </w:r>
      <w:r>
        <w:rPr>
          <w:lang w:eastAsia="en-US"/>
        </w:rPr>
        <w:t xml:space="preserve">is given and the general structure of the GMT and its use is introduced by describing the sections of the script </w:t>
      </w:r>
      <w:r w:rsidR="003B75F3">
        <w:rPr>
          <w:color w:val="14B1E2"/>
          <w:lang w:eastAsia="en-US"/>
        </w:rPr>
        <w:t>demo1_</w:t>
      </w:r>
      <w:r w:rsidR="006A3377">
        <w:rPr>
          <w:color w:val="14B1E2"/>
          <w:lang w:eastAsia="en-US"/>
        </w:rPr>
        <w:t>SpecRes</w:t>
      </w:r>
      <w:r w:rsidR="00C00ECF" w:rsidRPr="00F16220">
        <w:rPr>
          <w:color w:val="14B1E2"/>
          <w:lang w:eastAsia="en-US"/>
        </w:rPr>
        <w:t xml:space="preserve">.m </w:t>
      </w:r>
      <w:r>
        <w:rPr>
          <w:lang w:eastAsia="en-US"/>
        </w:rPr>
        <w:t>which is delivered with the GMT.</w:t>
      </w:r>
      <w:r w:rsidR="00DB57C1">
        <w:rPr>
          <w:lang w:eastAsia="en-US"/>
        </w:rPr>
        <w:t xml:space="preserve"> To follow the explanation in this chapter, it is recommended to open the file </w:t>
      </w:r>
      <w:r w:rsidR="003B75F3">
        <w:rPr>
          <w:color w:val="14B1E2"/>
          <w:lang w:eastAsia="en-US"/>
        </w:rPr>
        <w:t>demo1_</w:t>
      </w:r>
      <w:r w:rsidR="006A3377">
        <w:rPr>
          <w:color w:val="14B1E2"/>
          <w:lang w:eastAsia="en-US"/>
        </w:rPr>
        <w:t>SpecRes</w:t>
      </w:r>
      <w:r w:rsidR="00DB57C1" w:rsidRPr="00F16220">
        <w:rPr>
          <w:color w:val="14B1E2"/>
          <w:lang w:eastAsia="en-US"/>
        </w:rPr>
        <w:t xml:space="preserve">.m </w:t>
      </w:r>
      <w:r w:rsidR="00DB57C1">
        <w:rPr>
          <w:lang w:eastAsia="en-US"/>
        </w:rPr>
        <w:t>with  in</w:t>
      </w:r>
      <w:r w:rsidR="00450AF7">
        <w:rPr>
          <w:lang w:eastAsia="en-US"/>
        </w:rPr>
        <w:t xml:space="preserve"> the</w:t>
      </w:r>
      <w:r w:rsidR="00DB57C1">
        <w:rPr>
          <w:lang w:eastAsia="en-US"/>
        </w:rPr>
        <w:t xml:space="preserve"> MATLAB</w:t>
      </w:r>
      <w:r w:rsidR="00450AF7">
        <w:rPr>
          <w:lang w:eastAsia="en-US"/>
        </w:rPr>
        <w:t xml:space="preserve"> editor</w:t>
      </w:r>
      <w:r w:rsidR="00DB57C1">
        <w:rPr>
          <w:lang w:eastAsia="en-US"/>
        </w:rPr>
        <w:t>.</w:t>
      </w:r>
      <w:r w:rsidR="006A10AF">
        <w:rPr>
          <w:lang w:eastAsia="en-US"/>
        </w:rPr>
        <w:t xml:space="preserve"> Familiarity with the basic concepts of object-oriented programming and their implementation in MATLAB is assumed</w:t>
      </w:r>
      <w:r w:rsidR="0055643D">
        <w:rPr>
          <w:lang w:eastAsia="en-US"/>
        </w:rPr>
        <w:t xml:space="preserve"> and will greatly enhance the ability to adapt and generalize from the provided examples</w:t>
      </w:r>
      <w:r w:rsidR="006A10AF">
        <w:rPr>
          <w:lang w:eastAsia="en-US"/>
        </w:rPr>
        <w:t>.</w:t>
      </w:r>
    </w:p>
    <w:p w14:paraId="323BCFE8" w14:textId="6B89D25D" w:rsidR="00D947A1" w:rsidRDefault="00D947A1" w:rsidP="00D82213">
      <w:pPr>
        <w:pStyle w:val="Heading2"/>
      </w:pPr>
      <w:bookmarkStart w:id="11" w:name="_Toc52962445"/>
      <w:r>
        <w:t>Demo</w:t>
      </w:r>
      <w:bookmarkEnd w:id="11"/>
    </w:p>
    <w:p w14:paraId="6663712D" w14:textId="3BB19E4C" w:rsidR="00735C68" w:rsidRDefault="00735C68" w:rsidP="00D82213">
      <w:pPr>
        <w:rPr>
          <w:lang w:eastAsia="en-US"/>
        </w:rPr>
      </w:pPr>
      <w:r>
        <w:rPr>
          <w:lang w:eastAsia="en-US"/>
        </w:rPr>
        <w:t xml:space="preserve">The demo can be executed by typing </w:t>
      </w:r>
      <w:r w:rsidR="003B75F3">
        <w:rPr>
          <w:color w:val="14B1E2"/>
          <w:lang w:eastAsia="en-US"/>
        </w:rPr>
        <w:t>demo1_</w:t>
      </w:r>
      <w:r w:rsidR="006A3377">
        <w:rPr>
          <w:color w:val="14B1E2"/>
          <w:lang w:eastAsia="en-US"/>
        </w:rPr>
        <w:t>SpecRes</w:t>
      </w:r>
      <w:r w:rsidR="006A3377" w:rsidRPr="00F16220">
        <w:rPr>
          <w:color w:val="14B1E2"/>
          <w:lang w:eastAsia="en-US"/>
        </w:rPr>
        <w:t xml:space="preserve"> </w:t>
      </w:r>
      <w:r>
        <w:rPr>
          <w:lang w:eastAsia="en-US"/>
        </w:rPr>
        <w:t xml:space="preserve">in the </w:t>
      </w:r>
      <w:r w:rsidR="00DB57C1">
        <w:rPr>
          <w:lang w:eastAsia="en-US"/>
        </w:rPr>
        <w:t>command window</w:t>
      </w:r>
      <w:r>
        <w:rPr>
          <w:lang w:eastAsia="en-US"/>
        </w:rPr>
        <w:t xml:space="preserve"> of MATLAB. To be able to execute the demo, </w:t>
      </w:r>
      <w:r w:rsidR="00DB57C1">
        <w:rPr>
          <w:lang w:eastAsia="en-US"/>
        </w:rPr>
        <w:t>it is recommended to set an environment variable in windows called GMTROOT with the directory as variable value</w:t>
      </w:r>
      <w:r>
        <w:rPr>
          <w:lang w:eastAsia="en-US"/>
        </w:rPr>
        <w:t xml:space="preserve">. The output is the electrodogram shown at the bottom in Figure </w:t>
      </w:r>
      <w:r w:rsidR="00495CA5">
        <w:rPr>
          <w:lang w:eastAsia="en-US"/>
        </w:rPr>
        <w:t>1</w:t>
      </w:r>
      <w:r>
        <w:rPr>
          <w:lang w:eastAsia="en-US"/>
        </w:rPr>
        <w:t xml:space="preserve"> and the signal flow chart in Figure </w:t>
      </w:r>
      <w:r w:rsidR="00495CA5">
        <w:rPr>
          <w:lang w:eastAsia="en-US"/>
        </w:rPr>
        <w:t>2</w:t>
      </w:r>
      <w:r>
        <w:rPr>
          <w:lang w:eastAsia="en-US"/>
        </w:rPr>
        <w:t>. In this example, all default values are used to generate the electrodogram.</w:t>
      </w:r>
    </w:p>
    <w:p w14:paraId="6BAF5B4B" w14:textId="77777777" w:rsidR="00735C68" w:rsidRDefault="00735C68" w:rsidP="00D82213">
      <w:pPr>
        <w:pStyle w:val="Heading2"/>
      </w:pPr>
      <w:bookmarkStart w:id="12" w:name="_Toc52962446"/>
      <w:r>
        <w:t>Initialisation of a GMT script</w:t>
      </w:r>
      <w:bookmarkEnd w:id="12"/>
    </w:p>
    <w:p w14:paraId="57C12A54" w14:textId="77777777" w:rsidR="00DB57C1" w:rsidRDefault="00DB57C1" w:rsidP="00D82213">
      <w:pPr>
        <w:rPr>
          <w:lang w:eastAsia="en-US"/>
        </w:rPr>
      </w:pPr>
    </w:p>
    <w:p w14:paraId="1D4F1E55" w14:textId="77777777" w:rsidR="00DB57C1" w:rsidRPr="00F16220" w:rsidRDefault="00DB57C1" w:rsidP="00CE76D9">
      <w:pPr>
        <w:pStyle w:val="References"/>
        <w:spacing w:after="0" w:line="312" w:lineRule="auto"/>
        <w:rPr>
          <w:rStyle w:val="StyleLatinArial10pt"/>
          <w:color w:val="14B1E2"/>
        </w:rPr>
      </w:pPr>
      <w:r w:rsidRPr="00F16220">
        <w:rPr>
          <w:rStyle w:val="StyleLatinArial10pt"/>
          <w:color w:val="14B1E2"/>
        </w:rPr>
        <w:t>clear all;</w:t>
      </w:r>
    </w:p>
    <w:p w14:paraId="0B6D0E01" w14:textId="65E14C57" w:rsidR="00DB57C1" w:rsidRPr="00F16220" w:rsidRDefault="00DB57C1" w:rsidP="00CE76D9">
      <w:pPr>
        <w:pStyle w:val="References"/>
        <w:spacing w:after="0" w:line="312" w:lineRule="auto"/>
        <w:rPr>
          <w:rStyle w:val="StyleLatinArial10pt"/>
          <w:color w:val="14B1E2"/>
        </w:rPr>
      </w:pPr>
      <w:r w:rsidRPr="00F16220">
        <w:rPr>
          <w:rStyle w:val="StyleLatinArial10pt"/>
          <w:color w:val="14B1E2"/>
        </w:rPr>
        <w:t xml:space="preserve">clear classes; </w:t>
      </w:r>
    </w:p>
    <w:p w14:paraId="188ABD61" w14:textId="666D27DB" w:rsidR="000D025A" w:rsidRDefault="000D025A" w:rsidP="00D82213">
      <w:pPr>
        <w:rPr>
          <w:lang w:eastAsia="en-US"/>
        </w:rPr>
      </w:pPr>
      <w:r>
        <w:rPr>
          <w:lang w:eastAsia="en-US"/>
        </w:rPr>
        <w:t xml:space="preserve">After clearing the workspace to avoid any influence of former MATLAB processing, the </w:t>
      </w:r>
      <w:proofErr w:type="spellStart"/>
      <w:r w:rsidR="00F21726" w:rsidRPr="00F16220">
        <w:rPr>
          <w:rStyle w:val="StyleLatinArial10pt"/>
          <w:color w:val="14B1E2"/>
        </w:rPr>
        <w:t>initGmtClassPath</w:t>
      </w:r>
      <w:proofErr w:type="spellEnd"/>
      <w:r w:rsidR="00F21726" w:rsidRPr="00F16220" w:rsidDel="00F21726">
        <w:rPr>
          <w:color w:val="14B1E2"/>
          <w:lang w:eastAsia="en-US"/>
        </w:rPr>
        <w:t xml:space="preserve"> </w:t>
      </w:r>
      <w:r>
        <w:rPr>
          <w:lang w:eastAsia="en-US"/>
        </w:rPr>
        <w:t xml:space="preserve">function reads the GMT base directory from the </w:t>
      </w:r>
      <w:r w:rsidR="00F21726">
        <w:rPr>
          <w:lang w:eastAsia="en-US"/>
        </w:rPr>
        <w:t xml:space="preserve">system </w:t>
      </w:r>
      <w:r>
        <w:rPr>
          <w:lang w:eastAsia="en-US"/>
        </w:rPr>
        <w:t>environment variable GMTROOT.</w:t>
      </w:r>
    </w:p>
    <w:p w14:paraId="5C1C8508" w14:textId="77777777" w:rsidR="00F16220" w:rsidRDefault="00F16220" w:rsidP="00D82213">
      <w:pPr>
        <w:rPr>
          <w:lang w:eastAsia="en-US"/>
        </w:rPr>
      </w:pPr>
    </w:p>
    <w:p w14:paraId="71BF0245" w14:textId="77777777" w:rsidR="00DB57C1" w:rsidRPr="00F16220" w:rsidRDefault="00DB57C1" w:rsidP="00D82213">
      <w:pPr>
        <w:pStyle w:val="References"/>
        <w:rPr>
          <w:rStyle w:val="StyleLatinArial10pt"/>
          <w:color w:val="14B1E2"/>
        </w:rPr>
      </w:pPr>
      <w:proofErr w:type="spellStart"/>
      <w:r w:rsidRPr="00F16220">
        <w:rPr>
          <w:rStyle w:val="StyleLatinArial10pt"/>
          <w:color w:val="14B1E2"/>
        </w:rPr>
        <w:t>initGmtClassPath</w:t>
      </w:r>
      <w:proofErr w:type="spellEnd"/>
      <w:r w:rsidRPr="00F16220">
        <w:rPr>
          <w:rStyle w:val="StyleLatinArial10pt"/>
          <w:color w:val="14B1E2"/>
        </w:rPr>
        <w:t>;</w:t>
      </w:r>
    </w:p>
    <w:p w14:paraId="7BD50EF7" w14:textId="14758A39" w:rsidR="00DB57C1" w:rsidRPr="00F16220" w:rsidRDefault="00DB57C1" w:rsidP="00D82213">
      <w:pPr>
        <w:pStyle w:val="References"/>
        <w:rPr>
          <w:rStyle w:val="StyleLatinArial10pt"/>
          <w:color w:val="14B1E2"/>
        </w:rPr>
      </w:pPr>
      <w:r w:rsidRPr="00F16220">
        <w:rPr>
          <w:rStyle w:val="StyleLatinArial10pt"/>
          <w:color w:val="14B1E2"/>
        </w:rPr>
        <w:t>file = 'yes.wav';</w:t>
      </w:r>
    </w:p>
    <w:p w14:paraId="1371F44F" w14:textId="049EECCE" w:rsidR="000D025A" w:rsidRDefault="000D025A" w:rsidP="00F16220">
      <w:pPr>
        <w:rPr>
          <w:lang w:eastAsia="en-US"/>
        </w:rPr>
      </w:pPr>
      <w:r>
        <w:rPr>
          <w:lang w:eastAsia="en-US"/>
        </w:rPr>
        <w:t xml:space="preserve">The file that is used as the input in this script is called ‘yes.wav’. The input file has to be a wav-file. The sample rate is not important because the file gets resampled to the sample rate of the AB </w:t>
      </w:r>
      <w:r w:rsidR="00450AF7">
        <w:rPr>
          <w:lang w:eastAsia="en-US"/>
        </w:rPr>
        <w:t xml:space="preserve">speech processor </w:t>
      </w:r>
      <w:r>
        <w:rPr>
          <w:lang w:eastAsia="en-US"/>
        </w:rPr>
        <w:t>in the first stages of the processing.</w:t>
      </w:r>
    </w:p>
    <w:p w14:paraId="7A885B1E" w14:textId="77777777" w:rsidR="00F16220" w:rsidRPr="00F16220" w:rsidRDefault="00F16220" w:rsidP="00F16220">
      <w:pPr>
        <w:rPr>
          <w:rStyle w:val="StyleLatinArial10pt"/>
          <w:color w:val="14B1E2"/>
        </w:rPr>
      </w:pPr>
    </w:p>
    <w:p w14:paraId="4D287CC4" w14:textId="73D1A619" w:rsidR="00F16220" w:rsidRDefault="00DB57C1" w:rsidP="00F16220">
      <w:pPr>
        <w:rPr>
          <w:rStyle w:val="StyleLatinArial10pt"/>
          <w:color w:val="14B1E2"/>
        </w:rPr>
      </w:pPr>
      <w:proofErr w:type="spellStart"/>
      <w:r w:rsidRPr="00F16220">
        <w:rPr>
          <w:rStyle w:val="StyleLatinArial10pt"/>
          <w:color w:val="14B1E2"/>
        </w:rPr>
        <w:t>strat</w:t>
      </w:r>
      <w:proofErr w:type="spellEnd"/>
      <w:r w:rsidRPr="00F16220">
        <w:rPr>
          <w:rStyle w:val="StyleLatinArial10pt"/>
          <w:color w:val="14B1E2"/>
        </w:rPr>
        <w:t xml:space="preserve"> = </w:t>
      </w:r>
      <w:proofErr w:type="spellStart"/>
      <w:r w:rsidR="006C6170">
        <w:rPr>
          <w:rStyle w:val="StyleLatinArial10pt"/>
          <w:color w:val="14B1E2"/>
        </w:rPr>
        <w:t>Fft</w:t>
      </w:r>
      <w:r w:rsidRPr="00F16220">
        <w:rPr>
          <w:rStyle w:val="StyleLatinArial10pt"/>
          <w:color w:val="14B1E2"/>
        </w:rPr>
        <w:t>Strategy</w:t>
      </w:r>
      <w:proofErr w:type="spellEnd"/>
      <w:r w:rsidRPr="00F16220">
        <w:rPr>
          <w:rStyle w:val="StyleLatinArial10pt"/>
          <w:color w:val="14B1E2"/>
        </w:rPr>
        <w:t>();</w:t>
      </w:r>
    </w:p>
    <w:p w14:paraId="3A1C6993" w14:textId="77777777" w:rsidR="00F16220" w:rsidRPr="00F16220" w:rsidRDefault="00F16220" w:rsidP="00F16220">
      <w:pPr>
        <w:rPr>
          <w:color w:val="14B1E2"/>
          <w:lang w:eastAsia="en-US"/>
        </w:rPr>
      </w:pPr>
    </w:p>
    <w:p w14:paraId="3757AF8F" w14:textId="2173F461" w:rsidR="00DB57C1" w:rsidRDefault="000D025A" w:rsidP="00D82213">
      <w:pPr>
        <w:rPr>
          <w:lang w:eastAsia="en-US"/>
        </w:rPr>
      </w:pPr>
      <w:r>
        <w:rPr>
          <w:lang w:eastAsia="en-US"/>
        </w:rPr>
        <w:t xml:space="preserve">Here, </w:t>
      </w:r>
      <w:r w:rsidR="0009456D">
        <w:rPr>
          <w:lang w:eastAsia="en-US"/>
        </w:rPr>
        <w:t xml:space="preserve">an instance of the </w:t>
      </w:r>
      <w:proofErr w:type="spellStart"/>
      <w:r w:rsidR="0009456D">
        <w:rPr>
          <w:lang w:eastAsia="en-US"/>
        </w:rPr>
        <w:t>the</w:t>
      </w:r>
      <w:proofErr w:type="spellEnd"/>
      <w:r w:rsidR="0009456D">
        <w:rPr>
          <w:lang w:eastAsia="en-US"/>
        </w:rPr>
        <w:t xml:space="preserve"> </w:t>
      </w:r>
      <w:proofErr w:type="spellStart"/>
      <w:r w:rsidR="0009456D">
        <w:rPr>
          <w:lang w:eastAsia="en-US"/>
        </w:rPr>
        <w:t>FftStrategy</w:t>
      </w:r>
      <w:proofErr w:type="spellEnd"/>
      <w:r w:rsidR="0009456D">
        <w:rPr>
          <w:lang w:eastAsia="en-US"/>
        </w:rPr>
        <w:t xml:space="preserve"> class is created and its handle assigned to the variable </w:t>
      </w:r>
      <w:proofErr w:type="spellStart"/>
      <w:r w:rsidR="0009456D">
        <w:rPr>
          <w:lang w:eastAsia="en-US"/>
        </w:rPr>
        <w:t>strat</w:t>
      </w:r>
      <w:proofErr w:type="spellEnd"/>
      <w:r w:rsidR="0009456D">
        <w:rPr>
          <w:lang w:eastAsia="en-US"/>
        </w:rPr>
        <w:t xml:space="preserve">.   The </w:t>
      </w:r>
      <w:proofErr w:type="spellStart"/>
      <w:r w:rsidR="0009456D">
        <w:rPr>
          <w:lang w:eastAsia="en-US"/>
        </w:rPr>
        <w:t>FftStrategy</w:t>
      </w:r>
      <w:proofErr w:type="spellEnd"/>
      <w:r w:rsidR="0009456D">
        <w:rPr>
          <w:lang w:eastAsia="en-US"/>
        </w:rPr>
        <w:t xml:space="preserve"> class itself does not implement any of the actual signal processing functionality, but provides first and foremost a backbone structure for managing the signal flow between arbitrary processing steps that will be added in the following. </w:t>
      </w:r>
      <w:proofErr w:type="spellStart"/>
      <w:r w:rsidR="0009456D">
        <w:rPr>
          <w:lang w:eastAsia="en-US"/>
        </w:rPr>
        <w:t>FftStrategy</w:t>
      </w:r>
      <w:proofErr w:type="spellEnd"/>
      <w:r w:rsidR="0009456D">
        <w:rPr>
          <w:lang w:eastAsia="en-US"/>
        </w:rPr>
        <w:t xml:space="preserve"> also defines </w:t>
      </w:r>
      <w:r w:rsidR="00923C54">
        <w:rPr>
          <w:lang w:eastAsia="en-US"/>
        </w:rPr>
        <w:t xml:space="preserve">some </w:t>
      </w:r>
      <w:r w:rsidR="0009456D">
        <w:rPr>
          <w:lang w:eastAsia="en-US"/>
        </w:rPr>
        <w:t>basic attributes of an FFT-based coding strategy (such as</w:t>
      </w:r>
      <w:r w:rsidR="00E46297">
        <w:rPr>
          <w:lang w:eastAsia="en-US"/>
        </w:rPr>
        <w:t xml:space="preserve"> </w:t>
      </w:r>
      <w:proofErr w:type="spellStart"/>
      <w:r w:rsidR="00E46297">
        <w:rPr>
          <w:lang w:eastAsia="en-US"/>
        </w:rPr>
        <w:t>SpecRes</w:t>
      </w:r>
      <w:proofErr w:type="spellEnd"/>
      <w:r w:rsidR="00E46297">
        <w:rPr>
          <w:lang w:eastAsia="en-US"/>
        </w:rPr>
        <w:t xml:space="preserve"> or</w:t>
      </w:r>
      <w:r w:rsidR="0009456D">
        <w:rPr>
          <w:lang w:eastAsia="en-US"/>
        </w:rPr>
        <w:t xml:space="preserve"> F120) to be shared across </w:t>
      </w:r>
      <w:r w:rsidR="00923C54">
        <w:rPr>
          <w:lang w:eastAsia="en-US"/>
        </w:rPr>
        <w:t xml:space="preserve">all those processing steps. For non-FFT-based strategies, the simpler Strategy class may be used instead (of which </w:t>
      </w:r>
      <w:proofErr w:type="spellStart"/>
      <w:r w:rsidR="00923C54">
        <w:rPr>
          <w:lang w:eastAsia="en-US"/>
        </w:rPr>
        <w:t>FftStrategy</w:t>
      </w:r>
      <w:proofErr w:type="spellEnd"/>
      <w:r w:rsidR="00923C54">
        <w:rPr>
          <w:lang w:eastAsia="en-US"/>
        </w:rPr>
        <w:t xml:space="preserve"> is a sub-class). </w:t>
      </w:r>
    </w:p>
    <w:p w14:paraId="369ABCA5" w14:textId="0FF9B54D" w:rsidR="005671E1" w:rsidRPr="000D025A" w:rsidRDefault="005671E1" w:rsidP="00D82213">
      <w:r>
        <w:rPr>
          <w:noProof/>
          <w:lang w:val="de-DE"/>
        </w:rPr>
        <w:lastRenderedPageBreak/>
        <w:drawing>
          <wp:inline distT="0" distB="0" distL="0" distR="0" wp14:anchorId="4AB6C4B8" wp14:editId="503B3FED">
            <wp:extent cx="5753100" cy="575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yes_v2.ep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2B7461FF" w14:textId="7C02F20B" w:rsidR="005671E1" w:rsidRPr="005671E1" w:rsidRDefault="005671E1" w:rsidP="00D82213">
      <w:pPr>
        <w:pStyle w:val="Caption"/>
        <w:rPr>
          <w:lang w:eastAsia="en-US"/>
        </w:rPr>
      </w:pPr>
      <w:r w:rsidRPr="005671E1">
        <w:t xml:space="preserve">Figure </w:t>
      </w:r>
      <w:r>
        <w:fldChar w:fldCharType="begin"/>
      </w:r>
      <w:r w:rsidRPr="005671E1">
        <w:instrText xml:space="preserve"> SEQ Figure \* ARABIC </w:instrText>
      </w:r>
      <w:r>
        <w:fldChar w:fldCharType="separate"/>
      </w:r>
      <w:r w:rsidR="00B9146A">
        <w:rPr>
          <w:noProof/>
        </w:rPr>
        <w:t>1</w:t>
      </w:r>
      <w:r>
        <w:fldChar w:fldCharType="end"/>
      </w:r>
      <w:r w:rsidRPr="00D947A1">
        <w:t xml:space="preserve">: </w:t>
      </w:r>
      <w:r w:rsidRPr="005671E1">
        <w:t xml:space="preserve">Time domain signal (top) of the word "yes" and the corresponding electrodogram (bottom) generated with the GMT. The height of the lines represents the amount of current that is emitted by the respective electrode. </w:t>
      </w:r>
    </w:p>
    <w:p w14:paraId="02C1B13D" w14:textId="717A9626" w:rsidR="00D947A1" w:rsidRDefault="00D947A1" w:rsidP="00D82213">
      <w:pPr>
        <w:pStyle w:val="Heading2"/>
      </w:pPr>
      <w:bookmarkStart w:id="13" w:name="_Toc52962447"/>
      <w:r>
        <w:t>Add a processing block</w:t>
      </w:r>
      <w:bookmarkEnd w:id="13"/>
    </w:p>
    <w:p w14:paraId="6232B1F6" w14:textId="2812AF5D" w:rsidR="000A0453" w:rsidRDefault="000A0453" w:rsidP="00102507">
      <w:pPr>
        <w:rPr>
          <w:lang w:eastAsia="en-US"/>
        </w:rPr>
      </w:pPr>
      <w:r>
        <w:rPr>
          <w:lang w:eastAsia="en-US"/>
        </w:rPr>
        <w:t>A</w:t>
      </w:r>
      <w:r w:rsidR="00F16220">
        <w:rPr>
          <w:lang w:eastAsia="en-US"/>
        </w:rPr>
        <w:t xml:space="preserve"> </w:t>
      </w:r>
      <w:r w:rsidR="006A10AF">
        <w:rPr>
          <w:lang w:eastAsia="en-US"/>
        </w:rPr>
        <w:t xml:space="preserve">specific </w:t>
      </w:r>
      <w:r w:rsidR="00F16220">
        <w:rPr>
          <w:lang w:eastAsia="en-US"/>
        </w:rPr>
        <w:t>processing block</w:t>
      </w:r>
      <w:r w:rsidR="00102507">
        <w:rPr>
          <w:lang w:eastAsia="en-US"/>
        </w:rPr>
        <w:t xml:space="preserve"> (or, unit)</w:t>
      </w:r>
      <w:r w:rsidR="00F16220">
        <w:rPr>
          <w:lang w:eastAsia="en-US"/>
        </w:rPr>
        <w:t xml:space="preserve"> is </w:t>
      </w:r>
      <w:r w:rsidR="006A10AF">
        <w:rPr>
          <w:lang w:eastAsia="en-US"/>
        </w:rPr>
        <w:t xml:space="preserve">added to </w:t>
      </w:r>
      <w:r w:rsidR="00B962EF">
        <w:rPr>
          <w:lang w:eastAsia="en-US"/>
        </w:rPr>
        <w:t>a</w:t>
      </w:r>
      <w:r w:rsidR="006A10AF">
        <w:rPr>
          <w:lang w:eastAsia="en-US"/>
        </w:rPr>
        <w:t xml:space="preserve"> coding strategy by instantiating an object of </w:t>
      </w:r>
      <w:r w:rsidR="00102507">
        <w:rPr>
          <w:lang w:eastAsia="en-US"/>
        </w:rPr>
        <w:t xml:space="preserve">the respective class (e.g. </w:t>
      </w:r>
      <w:proofErr w:type="spellStart"/>
      <w:r w:rsidR="00102507" w:rsidRPr="00F16220">
        <w:rPr>
          <w:rStyle w:val="StyleLatinArial10pt"/>
          <w:rFonts w:cs="Arial"/>
          <w:color w:val="14B1E2"/>
          <w:szCs w:val="18"/>
        </w:rPr>
        <w:t>ReadWavUnit</w:t>
      </w:r>
      <w:proofErr w:type="spellEnd"/>
      <w:r w:rsidR="00102507">
        <w:rPr>
          <w:lang w:eastAsia="en-US"/>
        </w:rPr>
        <w:t xml:space="preserve">), which needs to be a sub-class of the </w:t>
      </w:r>
      <w:proofErr w:type="spellStart"/>
      <w:r w:rsidR="00102507" w:rsidRPr="0081262E">
        <w:rPr>
          <w:color w:val="00B0F0"/>
          <w:lang w:eastAsia="en-US"/>
        </w:rPr>
        <w:t>ProcUnit</w:t>
      </w:r>
      <w:proofErr w:type="spellEnd"/>
      <w:r w:rsidR="00102507">
        <w:rPr>
          <w:lang w:eastAsia="en-US"/>
        </w:rPr>
        <w:t xml:space="preserve"> class. </w:t>
      </w:r>
      <w:proofErr w:type="spellStart"/>
      <w:r w:rsidR="00102507" w:rsidRPr="0081262E">
        <w:rPr>
          <w:color w:val="00B0F0"/>
          <w:lang w:eastAsia="en-US"/>
        </w:rPr>
        <w:t>ProcUnit</w:t>
      </w:r>
      <w:proofErr w:type="spellEnd"/>
      <w:r w:rsidR="00102507" w:rsidRPr="0081262E">
        <w:rPr>
          <w:color w:val="00B0F0"/>
          <w:lang w:eastAsia="en-US"/>
        </w:rPr>
        <w:t xml:space="preserve"> </w:t>
      </w:r>
      <w:r w:rsidR="00102507">
        <w:rPr>
          <w:lang w:eastAsia="en-US"/>
        </w:rPr>
        <w:t>itself defines the overall interface and signal-flow logic interacting with the parent coding strategy</w:t>
      </w:r>
      <w:r w:rsidR="00B962EF">
        <w:rPr>
          <w:lang w:eastAsia="en-US"/>
        </w:rPr>
        <w:t xml:space="preserve"> object</w:t>
      </w:r>
      <w:r w:rsidR="00102507">
        <w:rPr>
          <w:lang w:eastAsia="en-US"/>
        </w:rPr>
        <w:t xml:space="preserve">. All specific functionality is implemented in its sub-classes, a number of which are used in </w:t>
      </w:r>
      <w:r w:rsidR="003B75F3">
        <w:rPr>
          <w:color w:val="14B1E2"/>
          <w:lang w:eastAsia="en-US"/>
        </w:rPr>
        <w:t>demo1_</w:t>
      </w:r>
      <w:r w:rsidR="00E46297">
        <w:rPr>
          <w:color w:val="14B1E2"/>
          <w:lang w:eastAsia="en-US"/>
        </w:rPr>
        <w:t>SpecRes</w:t>
      </w:r>
      <w:r w:rsidR="00102507" w:rsidRPr="00F16220">
        <w:rPr>
          <w:color w:val="14B1E2"/>
          <w:lang w:eastAsia="en-US"/>
        </w:rPr>
        <w:t>.m</w:t>
      </w:r>
      <w:r w:rsidR="00102507" w:rsidRPr="0081262E">
        <w:rPr>
          <w:lang w:eastAsia="en-US"/>
        </w:rPr>
        <w:t>.</w:t>
      </w:r>
      <w:r w:rsidR="00102507">
        <w:rPr>
          <w:color w:val="14B1E2"/>
          <w:lang w:eastAsia="en-US"/>
        </w:rPr>
        <w:t xml:space="preserve"> </w:t>
      </w:r>
      <w:r>
        <w:rPr>
          <w:lang w:eastAsia="en-US"/>
        </w:rPr>
        <w:t xml:space="preserve">As parameters, the </w:t>
      </w:r>
      <w:r w:rsidR="00102507">
        <w:rPr>
          <w:lang w:eastAsia="en-US"/>
        </w:rPr>
        <w:t xml:space="preserve">handle </w:t>
      </w:r>
      <w:r>
        <w:rPr>
          <w:lang w:eastAsia="en-US"/>
        </w:rPr>
        <w:t>of the</w:t>
      </w:r>
      <w:r w:rsidR="00102507">
        <w:rPr>
          <w:lang w:eastAsia="en-US"/>
        </w:rPr>
        <w:t xml:space="preserve"> containing</w:t>
      </w:r>
      <w:r>
        <w:rPr>
          <w:lang w:eastAsia="en-US"/>
        </w:rPr>
        <w:t xml:space="preserve"> strategy</w:t>
      </w:r>
      <w:r w:rsidR="00102507">
        <w:rPr>
          <w:lang w:eastAsia="en-US"/>
        </w:rPr>
        <w:t xml:space="preserve"> object</w:t>
      </w:r>
      <w:r>
        <w:rPr>
          <w:lang w:eastAsia="en-US"/>
        </w:rPr>
        <w:t xml:space="preserve"> (here</w:t>
      </w:r>
      <w:r w:rsidR="00102507">
        <w:rPr>
          <w:lang w:eastAsia="en-US"/>
        </w:rPr>
        <w:t>:</w:t>
      </w:r>
      <w:r>
        <w:rPr>
          <w:lang w:eastAsia="en-US"/>
        </w:rPr>
        <w:t xml:space="preserve"> </w:t>
      </w:r>
      <w:proofErr w:type="spellStart"/>
      <w:r w:rsidRPr="00F16220">
        <w:rPr>
          <w:color w:val="14B1E2"/>
          <w:lang w:eastAsia="en-US"/>
        </w:rPr>
        <w:t>strat</w:t>
      </w:r>
      <w:proofErr w:type="spellEnd"/>
      <w:r>
        <w:rPr>
          <w:lang w:eastAsia="en-US"/>
        </w:rPr>
        <w:t>)</w:t>
      </w:r>
      <w:r w:rsidR="00B962EF">
        <w:rPr>
          <w:lang w:eastAsia="en-US"/>
        </w:rPr>
        <w:t xml:space="preserve"> and</w:t>
      </w:r>
      <w:r>
        <w:rPr>
          <w:lang w:eastAsia="en-US"/>
        </w:rPr>
        <w:t xml:space="preserve"> a </w:t>
      </w:r>
      <w:r w:rsidR="00B962EF">
        <w:rPr>
          <w:lang w:eastAsia="en-US"/>
        </w:rPr>
        <w:t xml:space="preserve">label </w:t>
      </w:r>
      <w:r w:rsidR="00102507">
        <w:rPr>
          <w:lang w:eastAsia="en-US"/>
        </w:rPr>
        <w:t xml:space="preserve">string </w:t>
      </w:r>
      <w:r w:rsidR="00B962EF">
        <w:rPr>
          <w:lang w:eastAsia="en-US"/>
        </w:rPr>
        <w:t xml:space="preserve"> </w:t>
      </w:r>
      <w:r>
        <w:rPr>
          <w:lang w:eastAsia="en-US"/>
        </w:rPr>
        <w:t>for the block</w:t>
      </w:r>
      <w:r w:rsidR="00102507">
        <w:rPr>
          <w:lang w:eastAsia="en-US"/>
        </w:rPr>
        <w:t xml:space="preserve"> (e.g. </w:t>
      </w:r>
      <w:r w:rsidR="00102507" w:rsidRPr="00F16220">
        <w:rPr>
          <w:rStyle w:val="StyleLatinArial10pt"/>
          <w:rFonts w:cs="Arial"/>
          <w:color w:val="14B1E2"/>
          <w:szCs w:val="18"/>
        </w:rPr>
        <w:t>'</w:t>
      </w:r>
      <w:r w:rsidR="00B962EF">
        <w:rPr>
          <w:rStyle w:val="StyleLatinArial10pt"/>
          <w:rFonts w:cs="Arial"/>
          <w:color w:val="14B1E2"/>
          <w:szCs w:val="18"/>
        </w:rPr>
        <w:t>SRC’</w:t>
      </w:r>
      <w:r w:rsidR="00102507">
        <w:rPr>
          <w:lang w:eastAsia="en-US"/>
        </w:rPr>
        <w:t>) must be provided when instantiating any processing block</w:t>
      </w:r>
      <w:r>
        <w:rPr>
          <w:lang w:eastAsia="en-US"/>
        </w:rPr>
        <w:t xml:space="preserve">. </w:t>
      </w:r>
      <w:r w:rsidR="00102507">
        <w:rPr>
          <w:lang w:eastAsia="en-US"/>
        </w:rPr>
        <w:t xml:space="preserve">Further parameters may be required depending on the specific </w:t>
      </w:r>
      <w:r w:rsidR="0079555D">
        <w:rPr>
          <w:lang w:eastAsia="en-US"/>
        </w:rPr>
        <w:t>processing block being instantiated</w:t>
      </w:r>
      <w:r>
        <w:rPr>
          <w:lang w:eastAsia="en-US"/>
        </w:rPr>
        <w:t>. The overall structure for a block called “Example”</w:t>
      </w:r>
      <w:r w:rsidR="0079555D">
        <w:rPr>
          <w:lang w:eastAsia="en-US"/>
        </w:rPr>
        <w:t xml:space="preserve"> is as follows:</w:t>
      </w:r>
    </w:p>
    <w:p w14:paraId="67E1B6AF" w14:textId="77777777" w:rsidR="000A0453" w:rsidRDefault="000A0453" w:rsidP="00D82213">
      <w:pPr>
        <w:rPr>
          <w:lang w:eastAsia="en-US"/>
        </w:rPr>
      </w:pPr>
    </w:p>
    <w:p w14:paraId="592A51DB" w14:textId="6BECB9BB" w:rsidR="000A0453" w:rsidRPr="00F16220" w:rsidRDefault="007C4009" w:rsidP="00CE76D9">
      <w:pPr>
        <w:spacing w:line="312" w:lineRule="auto"/>
        <w:rPr>
          <w:rFonts w:ascii="Arial" w:hAnsi="Arial" w:cs="Arial"/>
          <w:color w:val="14B1E2"/>
          <w:sz w:val="18"/>
          <w:szCs w:val="18"/>
          <w:lang w:eastAsia="en-US"/>
        </w:rPr>
      </w:pPr>
      <w:r>
        <w:rPr>
          <w:rFonts w:ascii="Arial" w:hAnsi="Arial" w:cs="Arial"/>
          <w:color w:val="14B1E2"/>
          <w:sz w:val="18"/>
          <w:szCs w:val="18"/>
          <w:lang w:eastAsia="en-US"/>
        </w:rPr>
        <w:lastRenderedPageBreak/>
        <w:t>block</w:t>
      </w:r>
      <w:r w:rsidR="00923C54" w:rsidRPr="00F16220">
        <w:rPr>
          <w:rFonts w:ascii="Arial" w:hAnsi="Arial" w:cs="Arial"/>
          <w:color w:val="14B1E2"/>
          <w:sz w:val="18"/>
          <w:szCs w:val="18"/>
          <w:lang w:eastAsia="en-US"/>
        </w:rPr>
        <w:t xml:space="preserve"> </w:t>
      </w:r>
      <w:r w:rsidR="000A0453" w:rsidRPr="00F16220">
        <w:rPr>
          <w:rFonts w:ascii="Arial" w:hAnsi="Arial" w:cs="Arial"/>
          <w:color w:val="14B1E2"/>
          <w:sz w:val="18"/>
          <w:szCs w:val="18"/>
          <w:lang w:eastAsia="en-US"/>
        </w:rPr>
        <w:t xml:space="preserve">= </w:t>
      </w:r>
      <w:proofErr w:type="spellStart"/>
      <w:r w:rsidR="000A0453" w:rsidRPr="00F16220">
        <w:rPr>
          <w:rFonts w:ascii="Arial" w:hAnsi="Arial" w:cs="Arial"/>
          <w:color w:val="14B1E2"/>
          <w:sz w:val="18"/>
          <w:szCs w:val="18"/>
          <w:lang w:eastAsia="en-US"/>
        </w:rPr>
        <w:t>ExampleUnit</w:t>
      </w:r>
      <w:proofErr w:type="spellEnd"/>
      <w:r w:rsidR="000A0453" w:rsidRPr="00F16220">
        <w:rPr>
          <w:rFonts w:ascii="Arial" w:hAnsi="Arial" w:cs="Arial"/>
          <w:color w:val="14B1E2"/>
          <w:sz w:val="18"/>
          <w:szCs w:val="18"/>
          <w:lang w:eastAsia="en-US"/>
        </w:rPr>
        <w:t>(</w:t>
      </w:r>
      <w:r>
        <w:rPr>
          <w:rFonts w:ascii="Arial" w:hAnsi="Arial" w:cs="Arial"/>
          <w:color w:val="14B1E2"/>
          <w:sz w:val="18"/>
          <w:szCs w:val="18"/>
          <w:lang w:eastAsia="en-US"/>
        </w:rPr>
        <w:t>parent S</w:t>
      </w:r>
      <w:r w:rsidR="00F37BC1">
        <w:rPr>
          <w:rFonts w:ascii="Arial" w:hAnsi="Arial" w:cs="Arial"/>
          <w:color w:val="14B1E2"/>
          <w:sz w:val="18"/>
          <w:szCs w:val="18"/>
          <w:lang w:eastAsia="en-US"/>
        </w:rPr>
        <w:t>trategy</w:t>
      </w:r>
      <w:r>
        <w:rPr>
          <w:rFonts w:ascii="Arial" w:hAnsi="Arial" w:cs="Arial"/>
          <w:color w:val="14B1E2"/>
          <w:sz w:val="18"/>
          <w:szCs w:val="18"/>
          <w:lang w:eastAsia="en-US"/>
        </w:rPr>
        <w:t xml:space="preserve"> object</w:t>
      </w:r>
      <w:r w:rsidR="00F37BC1">
        <w:rPr>
          <w:rFonts w:ascii="Arial" w:hAnsi="Arial" w:cs="Arial"/>
          <w:color w:val="14B1E2"/>
          <w:sz w:val="18"/>
          <w:szCs w:val="18"/>
          <w:lang w:eastAsia="en-US"/>
        </w:rPr>
        <w:t>, block</w:t>
      </w:r>
      <w:r>
        <w:rPr>
          <w:rFonts w:ascii="Arial" w:hAnsi="Arial" w:cs="Arial"/>
          <w:color w:val="14B1E2"/>
          <w:sz w:val="18"/>
          <w:szCs w:val="18"/>
          <w:lang w:eastAsia="en-US"/>
        </w:rPr>
        <w:t xml:space="preserve"> label</w:t>
      </w:r>
      <w:r w:rsidR="000A0453" w:rsidRPr="00F16220">
        <w:rPr>
          <w:rFonts w:ascii="Arial" w:hAnsi="Arial" w:cs="Arial"/>
          <w:color w:val="14B1E2"/>
          <w:sz w:val="18"/>
          <w:szCs w:val="18"/>
          <w:lang w:eastAsia="en-US"/>
        </w:rPr>
        <w:t xml:space="preserve">, additional parameter 1, </w:t>
      </w:r>
      <w:r w:rsidRPr="00F16220">
        <w:rPr>
          <w:rFonts w:ascii="Arial" w:hAnsi="Arial" w:cs="Arial"/>
          <w:color w:val="14B1E2"/>
          <w:sz w:val="18"/>
          <w:szCs w:val="18"/>
          <w:lang w:eastAsia="en-US"/>
        </w:rPr>
        <w:t xml:space="preserve">additional parameter </w:t>
      </w:r>
      <w:r>
        <w:rPr>
          <w:rFonts w:ascii="Arial" w:hAnsi="Arial" w:cs="Arial"/>
          <w:color w:val="14B1E2"/>
          <w:sz w:val="18"/>
          <w:szCs w:val="18"/>
          <w:lang w:eastAsia="en-US"/>
        </w:rPr>
        <w:t>2, …</w:t>
      </w:r>
      <w:r w:rsidR="000A0453" w:rsidRPr="00F16220">
        <w:rPr>
          <w:rFonts w:ascii="Arial" w:hAnsi="Arial" w:cs="Arial"/>
          <w:color w:val="14B1E2"/>
          <w:sz w:val="18"/>
          <w:szCs w:val="18"/>
          <w:lang w:eastAsia="en-US"/>
        </w:rPr>
        <w:t>)</w:t>
      </w:r>
    </w:p>
    <w:p w14:paraId="2B780906" w14:textId="5BFC3213" w:rsidR="000A0453" w:rsidRDefault="000A0453" w:rsidP="00D82213">
      <w:pPr>
        <w:rPr>
          <w:lang w:eastAsia="en-US"/>
        </w:rPr>
      </w:pPr>
    </w:p>
    <w:p w14:paraId="3B6E8508" w14:textId="0E0E69CE" w:rsidR="003907B0" w:rsidRDefault="003907B0" w:rsidP="003907B0">
      <w:pPr>
        <w:rPr>
          <w:lang w:eastAsia="en-US"/>
        </w:rPr>
      </w:pPr>
      <w:r>
        <w:rPr>
          <w:lang w:eastAsia="en-US"/>
        </w:rPr>
        <w:t xml:space="preserve">Typically, a coding strategy will encompass a number of different processing blocks. Note that blocks do not need to be instantiated in order of execution (and conversely, the order in which </w:t>
      </w:r>
      <w:r w:rsidR="00B962EF">
        <w:rPr>
          <w:lang w:eastAsia="en-US"/>
        </w:rPr>
        <w:t>blocks</w:t>
      </w:r>
      <w:r>
        <w:rPr>
          <w:lang w:eastAsia="en-US"/>
        </w:rPr>
        <w:t xml:space="preserve"> are defined does not fully define the order in which they will be executed later on; cf. section </w:t>
      </w:r>
      <w:r>
        <w:rPr>
          <w:lang w:eastAsia="en-US"/>
        </w:rPr>
        <w:fldChar w:fldCharType="begin"/>
      </w:r>
      <w:r>
        <w:rPr>
          <w:lang w:eastAsia="en-US"/>
        </w:rPr>
        <w:instrText xml:space="preserve"> REF _Ref15306022 \r \h </w:instrText>
      </w:r>
      <w:r>
        <w:rPr>
          <w:lang w:eastAsia="en-US"/>
        </w:rPr>
      </w:r>
      <w:r>
        <w:rPr>
          <w:lang w:eastAsia="en-US"/>
        </w:rPr>
        <w:fldChar w:fldCharType="separate"/>
      </w:r>
      <w:r>
        <w:rPr>
          <w:cs/>
          <w:lang w:eastAsia="en-US"/>
        </w:rPr>
        <w:t>‎</w:t>
      </w:r>
      <w:r>
        <w:rPr>
          <w:lang w:eastAsia="en-US"/>
        </w:rPr>
        <w:t>3.7</w:t>
      </w:r>
      <w:r>
        <w:rPr>
          <w:lang w:eastAsia="en-US"/>
        </w:rPr>
        <w:fldChar w:fldCharType="end"/>
      </w:r>
      <w:r>
        <w:rPr>
          <w:lang w:eastAsia="en-US"/>
        </w:rPr>
        <w:t xml:space="preserve">). </w:t>
      </w:r>
    </w:p>
    <w:p w14:paraId="6E6B7743" w14:textId="77777777" w:rsidR="003907B0" w:rsidRDefault="003907B0" w:rsidP="00D82213">
      <w:pPr>
        <w:rPr>
          <w:lang w:eastAsia="en-US"/>
        </w:rPr>
      </w:pPr>
    </w:p>
    <w:p w14:paraId="36FEFB47" w14:textId="6FDE4FE2" w:rsidR="000A0453" w:rsidRDefault="000A0453" w:rsidP="00D82213">
      <w:pPr>
        <w:rPr>
          <w:lang w:eastAsia="en-US"/>
        </w:rPr>
      </w:pPr>
      <w:r>
        <w:rPr>
          <w:lang w:eastAsia="en-US"/>
        </w:rPr>
        <w:t xml:space="preserve">In the example </w:t>
      </w:r>
      <w:r w:rsidR="0079555D">
        <w:rPr>
          <w:lang w:eastAsia="en-US"/>
        </w:rPr>
        <w:t xml:space="preserve">script </w:t>
      </w:r>
      <w:r w:rsidR="003B75F3">
        <w:rPr>
          <w:color w:val="14B1E2"/>
          <w:lang w:eastAsia="en-US"/>
        </w:rPr>
        <w:t>demo1_</w:t>
      </w:r>
      <w:r w:rsidR="00E46297">
        <w:rPr>
          <w:color w:val="14B1E2"/>
          <w:lang w:eastAsia="en-US"/>
        </w:rPr>
        <w:t>SpecRes</w:t>
      </w:r>
      <w:r w:rsidRPr="00F16220">
        <w:rPr>
          <w:color w:val="14B1E2"/>
          <w:lang w:eastAsia="en-US"/>
        </w:rPr>
        <w:t>.m</w:t>
      </w:r>
      <w:r>
        <w:rPr>
          <w:lang w:eastAsia="en-US"/>
        </w:rPr>
        <w:t>, the following blocks are added</w:t>
      </w:r>
    </w:p>
    <w:p w14:paraId="77E41C14" w14:textId="77777777" w:rsidR="000A0453" w:rsidRPr="0081262E" w:rsidRDefault="000A0453" w:rsidP="00D82213">
      <w:pPr>
        <w:rPr>
          <w:sz w:val="10"/>
          <w:szCs w:val="10"/>
          <w:lang w:eastAsia="en-US"/>
        </w:rPr>
      </w:pPr>
    </w:p>
    <w:p w14:paraId="2E5EECAE" w14:textId="08583215" w:rsid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src</w:t>
      </w:r>
      <w:proofErr w:type="spellEnd"/>
      <w:r w:rsidRPr="003B75F3">
        <w:rPr>
          <w:rFonts w:ascii="Arial" w:hAnsi="Arial" w:cs="Arial"/>
          <w:color w:val="14B1E2"/>
          <w:sz w:val="18"/>
          <w:szCs w:val="18"/>
        </w:rPr>
        <w:t xml:space="preserve"> = </w:t>
      </w:r>
      <w:proofErr w:type="spellStart"/>
      <w:r w:rsidRPr="003B75F3">
        <w:rPr>
          <w:rFonts w:ascii="Arial" w:hAnsi="Arial" w:cs="Arial"/>
          <w:color w:val="14B1E2"/>
          <w:sz w:val="18"/>
          <w:szCs w:val="18"/>
        </w:rPr>
        <w:t>ReadWavUnit</w:t>
      </w:r>
      <w:proofErr w:type="spellEnd"/>
      <w:r w:rsidRPr="003B75F3">
        <w:rPr>
          <w:rFonts w:ascii="Arial" w:hAnsi="Arial" w:cs="Arial"/>
          <w:color w:val="14B1E2"/>
          <w:sz w:val="18"/>
          <w:szCs w:val="18"/>
        </w:rPr>
        <w: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w:t>
      </w:r>
      <w:r w:rsidR="00F21726">
        <w:rPr>
          <w:rFonts w:ascii="Arial" w:hAnsi="Arial" w:cs="Arial"/>
          <w:color w:val="14B1E2"/>
          <w:sz w:val="18"/>
          <w:szCs w:val="18"/>
        </w:rPr>
        <w:t>SRC</w:t>
      </w:r>
      <w:r w:rsidRPr="003B75F3">
        <w:rPr>
          <w:rFonts w:ascii="Arial" w:hAnsi="Arial" w:cs="Arial"/>
          <w:color w:val="14B1E2"/>
          <w:sz w:val="18"/>
          <w:szCs w:val="18"/>
        </w:rPr>
        <w:t>', 'Sounds\AzBio_3sent.wav');</w:t>
      </w:r>
    </w:p>
    <w:p w14:paraId="3A8602A8" w14:textId="036772EA" w:rsidR="00F21726" w:rsidRPr="003B75F3" w:rsidRDefault="00F21726" w:rsidP="003B75F3">
      <w:pPr>
        <w:spacing w:line="312" w:lineRule="auto"/>
        <w:jc w:val="left"/>
        <w:rPr>
          <w:rFonts w:ascii="Arial" w:hAnsi="Arial" w:cs="Arial"/>
          <w:color w:val="14B1E2"/>
          <w:sz w:val="18"/>
          <w:szCs w:val="18"/>
        </w:rPr>
      </w:pPr>
      <w:r w:rsidRPr="00F21726">
        <w:rPr>
          <w:rFonts w:ascii="Arial" w:hAnsi="Arial" w:cs="Arial"/>
          <w:color w:val="14B1E2"/>
          <w:sz w:val="18"/>
          <w:szCs w:val="18"/>
        </w:rPr>
        <w:t xml:space="preserve">mix = </w:t>
      </w:r>
      <w:proofErr w:type="spellStart"/>
      <w:r w:rsidRPr="00F21726">
        <w:rPr>
          <w:rFonts w:ascii="Arial" w:hAnsi="Arial" w:cs="Arial"/>
          <w:color w:val="14B1E2"/>
          <w:sz w:val="18"/>
          <w:szCs w:val="18"/>
        </w:rPr>
        <w:t>AudioMixerUnit</w:t>
      </w:r>
      <w:proofErr w:type="spellEnd"/>
      <w:r w:rsidRPr="00F21726">
        <w:rPr>
          <w:rFonts w:ascii="Arial" w:hAnsi="Arial" w:cs="Arial"/>
          <w:color w:val="14B1E2"/>
          <w:sz w:val="18"/>
          <w:szCs w:val="18"/>
        </w:rPr>
        <w:t>(</w:t>
      </w:r>
      <w:proofErr w:type="spellStart"/>
      <w:r w:rsidRPr="00F21726">
        <w:rPr>
          <w:rFonts w:ascii="Arial" w:hAnsi="Arial" w:cs="Arial"/>
          <w:color w:val="14B1E2"/>
          <w:sz w:val="18"/>
          <w:szCs w:val="18"/>
        </w:rPr>
        <w:t>strat</w:t>
      </w:r>
      <w:proofErr w:type="spellEnd"/>
      <w:r w:rsidRPr="00F21726">
        <w:rPr>
          <w:rFonts w:ascii="Arial" w:hAnsi="Arial" w:cs="Arial"/>
          <w:color w:val="14B1E2"/>
          <w:sz w:val="18"/>
          <w:szCs w:val="18"/>
        </w:rPr>
        <w:t>, 'MIX', 1, 65, 'rms');</w:t>
      </w:r>
    </w:p>
    <w:p w14:paraId="4CF6ADFE" w14:textId="77777777" w:rsidR="003B75F3" w:rsidRPr="003B75F3" w:rsidRDefault="003B75F3" w:rsidP="003B75F3">
      <w:pPr>
        <w:spacing w:line="312" w:lineRule="auto"/>
        <w:jc w:val="left"/>
        <w:rPr>
          <w:rFonts w:ascii="Arial" w:hAnsi="Arial" w:cs="Arial"/>
          <w:color w:val="14B1E2"/>
          <w:sz w:val="18"/>
          <w:szCs w:val="18"/>
        </w:rPr>
      </w:pPr>
      <w:r w:rsidRPr="003B75F3">
        <w:rPr>
          <w:rFonts w:ascii="Arial" w:hAnsi="Arial" w:cs="Arial"/>
          <w:color w:val="14B1E2"/>
          <w:sz w:val="18"/>
          <w:szCs w:val="18"/>
        </w:rPr>
        <w:t xml:space="preserve">pre = </w:t>
      </w:r>
      <w:proofErr w:type="spellStart"/>
      <w:r w:rsidRPr="003B75F3">
        <w:rPr>
          <w:rFonts w:ascii="Arial" w:hAnsi="Arial" w:cs="Arial"/>
          <w:color w:val="14B1E2"/>
          <w:sz w:val="18"/>
          <w:szCs w:val="18"/>
        </w:rPr>
        <w:t>HarmonyPreemphasisUnit</w:t>
      </w:r>
      <w:proofErr w:type="spellEnd"/>
      <w:r w:rsidRPr="003B75F3">
        <w:rPr>
          <w:rFonts w:ascii="Arial" w:hAnsi="Arial" w:cs="Arial"/>
          <w:color w:val="14B1E2"/>
          <w:sz w:val="18"/>
          <w:szCs w:val="18"/>
        </w:rPr>
        <w: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'PRE');</w:t>
      </w:r>
    </w:p>
    <w:p w14:paraId="2E7DD206" w14:textId="77777777" w:rsidR="003B75F3" w:rsidRP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agc</w:t>
      </w:r>
      <w:proofErr w:type="spellEnd"/>
      <w:r w:rsidRPr="003B75F3">
        <w:rPr>
          <w:rFonts w:ascii="Arial" w:hAnsi="Arial" w:cs="Arial"/>
          <w:color w:val="14B1E2"/>
          <w:sz w:val="18"/>
          <w:szCs w:val="18"/>
        </w:rPr>
        <w:t xml:space="preserve"> = </w:t>
      </w:r>
      <w:proofErr w:type="spellStart"/>
      <w:r w:rsidRPr="003B75F3">
        <w:rPr>
          <w:rFonts w:ascii="Arial" w:hAnsi="Arial" w:cs="Arial"/>
          <w:color w:val="14B1E2"/>
          <w:sz w:val="18"/>
          <w:szCs w:val="18"/>
        </w:rPr>
        <w:t>DualLoopTdAgcUnit</w:t>
      </w:r>
      <w:proofErr w:type="spellEnd"/>
      <w:r w:rsidRPr="003B75F3">
        <w:rPr>
          <w:rFonts w:ascii="Arial" w:hAnsi="Arial" w:cs="Arial"/>
          <w:color w:val="14B1E2"/>
          <w:sz w:val="18"/>
          <w:szCs w:val="18"/>
        </w:rPr>
        <w: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'AGC');</w:t>
      </w:r>
    </w:p>
    <w:p w14:paraId="2BEF0779" w14:textId="77777777" w:rsidR="003B75F3" w:rsidRP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wb</w:t>
      </w:r>
      <w:proofErr w:type="spellEnd"/>
      <w:r w:rsidRPr="003B75F3">
        <w:rPr>
          <w:rFonts w:ascii="Arial" w:hAnsi="Arial" w:cs="Arial"/>
          <w:color w:val="14B1E2"/>
          <w:sz w:val="18"/>
          <w:szCs w:val="18"/>
        </w:rPr>
        <w:t xml:space="preserve"> = </w:t>
      </w:r>
      <w:proofErr w:type="spellStart"/>
      <w:r w:rsidRPr="003B75F3">
        <w:rPr>
          <w:rFonts w:ascii="Arial" w:hAnsi="Arial" w:cs="Arial"/>
          <w:color w:val="14B1E2"/>
          <w:sz w:val="18"/>
          <w:szCs w:val="18"/>
        </w:rPr>
        <w:t>WinBufUnit</w:t>
      </w:r>
      <w:proofErr w:type="spellEnd"/>
      <w:r w:rsidRPr="003B75F3">
        <w:rPr>
          <w:rFonts w:ascii="Arial" w:hAnsi="Arial" w:cs="Arial"/>
          <w:color w:val="14B1E2"/>
          <w:sz w:val="18"/>
          <w:szCs w:val="18"/>
        </w:rPr>
        <w: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'WB');</w:t>
      </w:r>
    </w:p>
    <w:p w14:paraId="0BFE77E4" w14:textId="77777777" w:rsidR="003B75F3" w:rsidRP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fftfb</w:t>
      </w:r>
      <w:proofErr w:type="spellEnd"/>
      <w:r w:rsidRPr="003B75F3">
        <w:rPr>
          <w:rFonts w:ascii="Arial" w:hAnsi="Arial" w:cs="Arial"/>
          <w:color w:val="14B1E2"/>
          <w:sz w:val="18"/>
          <w:szCs w:val="18"/>
        </w:rPr>
        <w:t xml:space="preserve"> = </w:t>
      </w:r>
      <w:proofErr w:type="spellStart"/>
      <w:r w:rsidRPr="003B75F3">
        <w:rPr>
          <w:rFonts w:ascii="Arial" w:hAnsi="Arial" w:cs="Arial"/>
          <w:color w:val="14B1E2"/>
          <w:sz w:val="18"/>
          <w:szCs w:val="18"/>
        </w:rPr>
        <w:t>FftFilterbankUnit</w:t>
      </w:r>
      <w:proofErr w:type="spellEnd"/>
      <w:r w:rsidRPr="003B75F3">
        <w:rPr>
          <w:rFonts w:ascii="Arial" w:hAnsi="Arial" w:cs="Arial"/>
          <w:color w:val="14B1E2"/>
          <w:sz w:val="18"/>
          <w:szCs w:val="18"/>
        </w:rPr>
        <w: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'FFT');</w:t>
      </w:r>
    </w:p>
    <w:p w14:paraId="3C4A0B85" w14:textId="77777777" w:rsidR="003B75F3" w:rsidRPr="0081262E" w:rsidRDefault="003B75F3" w:rsidP="003B75F3">
      <w:pPr>
        <w:spacing w:line="312" w:lineRule="auto"/>
        <w:jc w:val="left"/>
        <w:rPr>
          <w:rFonts w:ascii="Arial" w:hAnsi="Arial" w:cs="Arial"/>
          <w:color w:val="14B1E2"/>
          <w:sz w:val="10"/>
          <w:szCs w:val="10"/>
        </w:rPr>
      </w:pPr>
      <w:r w:rsidRPr="0081262E">
        <w:rPr>
          <w:rFonts w:ascii="Arial" w:hAnsi="Arial" w:cs="Arial"/>
          <w:color w:val="14B1E2"/>
          <w:sz w:val="8"/>
          <w:szCs w:val="8"/>
        </w:rPr>
        <w:t xml:space="preserve"> </w:t>
      </w:r>
    </w:p>
    <w:p w14:paraId="7FA8AECD" w14:textId="77777777" w:rsidR="003B75F3" w:rsidRPr="003B75F3" w:rsidRDefault="003B75F3" w:rsidP="003B75F3">
      <w:pPr>
        <w:spacing w:line="312" w:lineRule="auto"/>
        <w:jc w:val="left"/>
        <w:rPr>
          <w:rFonts w:ascii="Arial" w:hAnsi="Arial" w:cs="Arial"/>
          <w:color w:val="14B1E2"/>
          <w:sz w:val="18"/>
          <w:szCs w:val="18"/>
        </w:rPr>
      </w:pPr>
      <w:r w:rsidRPr="003B75F3">
        <w:rPr>
          <w:rFonts w:ascii="Arial" w:hAnsi="Arial" w:cs="Arial"/>
          <w:color w:val="14B1E2"/>
          <w:sz w:val="18"/>
          <w:szCs w:val="18"/>
        </w:rPr>
        <w:t xml:space="preserve">env = </w:t>
      </w:r>
      <w:proofErr w:type="spellStart"/>
      <w:r w:rsidRPr="003B75F3">
        <w:rPr>
          <w:rFonts w:ascii="Arial" w:hAnsi="Arial" w:cs="Arial"/>
          <w:color w:val="14B1E2"/>
          <w:sz w:val="18"/>
          <w:szCs w:val="18"/>
        </w:rPr>
        <w:t>HilbertEnvelopeUnit</w:t>
      </w:r>
      <w:proofErr w:type="spellEnd"/>
      <w:r w:rsidRPr="003B75F3">
        <w:rPr>
          <w:rFonts w:ascii="Arial" w:hAnsi="Arial" w:cs="Arial"/>
          <w:color w:val="14B1E2"/>
          <w:sz w:val="18"/>
          <w:szCs w:val="18"/>
        </w:rPr>
        <w: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'ENV');</w:t>
      </w:r>
    </w:p>
    <w:p w14:paraId="0546E53D" w14:textId="77777777" w:rsidR="003B75F3" w:rsidRP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spl</w:t>
      </w:r>
      <w:proofErr w:type="spellEnd"/>
      <w:r w:rsidRPr="003B75F3">
        <w:rPr>
          <w:rFonts w:ascii="Arial" w:hAnsi="Arial" w:cs="Arial"/>
          <w:color w:val="14B1E2"/>
          <w:sz w:val="18"/>
          <w:szCs w:val="18"/>
        </w:rPr>
        <w:t xml:space="preserve"> = </w:t>
      </w:r>
      <w:proofErr w:type="spellStart"/>
      <w:r w:rsidRPr="003B75F3">
        <w:rPr>
          <w:rFonts w:ascii="Arial" w:hAnsi="Arial" w:cs="Arial"/>
          <w:color w:val="14B1E2"/>
          <w:sz w:val="18"/>
          <w:szCs w:val="18"/>
        </w:rPr>
        <w:t>SpecPeakLocatorUnit</w:t>
      </w:r>
      <w:proofErr w:type="spellEnd"/>
      <w:r w:rsidRPr="003B75F3">
        <w:rPr>
          <w:rFonts w:ascii="Arial" w:hAnsi="Arial" w:cs="Arial"/>
          <w:color w:val="14B1E2"/>
          <w:sz w:val="18"/>
          <w:szCs w:val="18"/>
        </w:rPr>
        <w: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'SPL');</w:t>
      </w:r>
    </w:p>
    <w:p w14:paraId="0BD504E5" w14:textId="77777777" w:rsidR="003B75F3" w:rsidRP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csw</w:t>
      </w:r>
      <w:proofErr w:type="spellEnd"/>
      <w:r w:rsidRPr="003B75F3">
        <w:rPr>
          <w:rFonts w:ascii="Arial" w:hAnsi="Arial" w:cs="Arial"/>
          <w:color w:val="14B1E2"/>
          <w:sz w:val="18"/>
          <w:szCs w:val="18"/>
        </w:rPr>
        <w:t xml:space="preserve"> = </w:t>
      </w:r>
      <w:proofErr w:type="spellStart"/>
      <w:r w:rsidRPr="003B75F3">
        <w:rPr>
          <w:rFonts w:ascii="Arial" w:hAnsi="Arial" w:cs="Arial"/>
          <w:color w:val="14B1E2"/>
          <w:sz w:val="18"/>
          <w:szCs w:val="18"/>
        </w:rPr>
        <w:t>CurrentSteeringWeightsUnit</w:t>
      </w:r>
      <w:proofErr w:type="spellEnd"/>
      <w:r w:rsidRPr="003B75F3">
        <w:rPr>
          <w:rFonts w:ascii="Arial" w:hAnsi="Arial" w:cs="Arial"/>
          <w:color w:val="14B1E2"/>
          <w:sz w:val="18"/>
          <w:szCs w:val="18"/>
        </w:rPr>
        <w: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'CSW');</w:t>
      </w:r>
    </w:p>
    <w:p w14:paraId="06296D5B" w14:textId="77777777" w:rsidR="003B75F3" w:rsidRPr="003B75F3" w:rsidRDefault="003B75F3" w:rsidP="003B75F3">
      <w:pPr>
        <w:spacing w:line="312" w:lineRule="auto"/>
        <w:jc w:val="left"/>
        <w:rPr>
          <w:rFonts w:ascii="Arial" w:hAnsi="Arial" w:cs="Arial"/>
          <w:color w:val="14B1E2"/>
          <w:sz w:val="18"/>
          <w:szCs w:val="18"/>
        </w:rPr>
      </w:pPr>
      <w:proofErr w:type="spellStart"/>
      <w:r w:rsidRPr="003B75F3">
        <w:rPr>
          <w:rFonts w:ascii="Arial" w:hAnsi="Arial" w:cs="Arial"/>
          <w:color w:val="14B1E2"/>
          <w:sz w:val="18"/>
          <w:szCs w:val="18"/>
        </w:rPr>
        <w:t>csynth</w:t>
      </w:r>
      <w:proofErr w:type="spellEnd"/>
      <w:r w:rsidRPr="003B75F3">
        <w:rPr>
          <w:rFonts w:ascii="Arial" w:hAnsi="Arial" w:cs="Arial"/>
          <w:color w:val="14B1E2"/>
          <w:sz w:val="18"/>
          <w:szCs w:val="18"/>
        </w:rPr>
        <w:t xml:space="preserve"> = </w:t>
      </w:r>
      <w:proofErr w:type="spellStart"/>
      <w:r w:rsidRPr="003B75F3">
        <w:rPr>
          <w:rFonts w:ascii="Arial" w:hAnsi="Arial" w:cs="Arial"/>
          <w:color w:val="14B1E2"/>
          <w:sz w:val="18"/>
          <w:szCs w:val="18"/>
        </w:rPr>
        <w:t>CarrierSynthesisUnit</w:t>
      </w:r>
      <w:proofErr w:type="spellEnd"/>
      <w:r w:rsidRPr="003B75F3">
        <w:rPr>
          <w:rFonts w:ascii="Arial" w:hAnsi="Arial" w:cs="Arial"/>
          <w:color w:val="14B1E2"/>
          <w:sz w:val="18"/>
          <w:szCs w:val="18"/>
        </w:rPr>
        <w: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'CSYNTH');</w:t>
      </w:r>
    </w:p>
    <w:p w14:paraId="7E54FD51" w14:textId="77777777" w:rsidR="003B75F3" w:rsidRPr="003B75F3" w:rsidRDefault="003B75F3" w:rsidP="003B75F3">
      <w:pPr>
        <w:spacing w:line="312" w:lineRule="auto"/>
        <w:jc w:val="left"/>
        <w:rPr>
          <w:rFonts w:ascii="Arial" w:hAnsi="Arial" w:cs="Arial"/>
          <w:color w:val="14B1E2"/>
          <w:sz w:val="18"/>
          <w:szCs w:val="18"/>
        </w:rPr>
      </w:pPr>
      <w:r w:rsidRPr="003B75F3">
        <w:rPr>
          <w:rFonts w:ascii="Arial" w:hAnsi="Arial" w:cs="Arial"/>
          <w:color w:val="14B1E2"/>
          <w:sz w:val="18"/>
          <w:szCs w:val="18"/>
        </w:rPr>
        <w:t>map = F120MappingUnit(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'MAP');</w:t>
      </w:r>
    </w:p>
    <w:p w14:paraId="1D8714A6" w14:textId="77777777" w:rsidR="003B75F3" w:rsidRPr="0081262E" w:rsidRDefault="003B75F3" w:rsidP="003B75F3">
      <w:pPr>
        <w:spacing w:line="312" w:lineRule="auto"/>
        <w:jc w:val="left"/>
        <w:rPr>
          <w:rFonts w:ascii="Arial" w:hAnsi="Arial" w:cs="Arial"/>
          <w:color w:val="14B1E2"/>
          <w:sz w:val="10"/>
          <w:szCs w:val="10"/>
        </w:rPr>
      </w:pPr>
      <w:r w:rsidRPr="003B75F3">
        <w:rPr>
          <w:rFonts w:ascii="Arial" w:hAnsi="Arial" w:cs="Arial"/>
          <w:color w:val="14B1E2"/>
          <w:sz w:val="18"/>
          <w:szCs w:val="18"/>
        </w:rPr>
        <w:t xml:space="preserve"> </w:t>
      </w:r>
    </w:p>
    <w:p w14:paraId="622FE078" w14:textId="77777777" w:rsidR="003B75F3" w:rsidRPr="003B75F3" w:rsidRDefault="003B75F3" w:rsidP="003B75F3">
      <w:pPr>
        <w:spacing w:line="312" w:lineRule="auto"/>
        <w:jc w:val="left"/>
        <w:rPr>
          <w:rFonts w:ascii="Arial" w:hAnsi="Arial" w:cs="Arial"/>
          <w:color w:val="14B1E2"/>
          <w:sz w:val="18"/>
          <w:szCs w:val="18"/>
        </w:rPr>
      </w:pPr>
      <w:r w:rsidRPr="003B75F3">
        <w:rPr>
          <w:rFonts w:ascii="Arial" w:hAnsi="Arial" w:cs="Arial"/>
          <w:color w:val="14B1E2"/>
          <w:sz w:val="18"/>
          <w:szCs w:val="18"/>
        </w:rPr>
        <w:t>plotter = PlotF120ElectrodogramUnit(</w:t>
      </w:r>
      <w:proofErr w:type="spellStart"/>
      <w:r w:rsidRPr="003B75F3">
        <w:rPr>
          <w:rFonts w:ascii="Arial" w:hAnsi="Arial" w:cs="Arial"/>
          <w:color w:val="14B1E2"/>
          <w:sz w:val="18"/>
          <w:szCs w:val="18"/>
        </w:rPr>
        <w:t>strat</w:t>
      </w:r>
      <w:proofErr w:type="spellEnd"/>
      <w:r w:rsidRPr="003B75F3">
        <w:rPr>
          <w:rFonts w:ascii="Arial" w:hAnsi="Arial" w:cs="Arial"/>
          <w:color w:val="14B1E2"/>
          <w:sz w:val="18"/>
          <w:szCs w:val="18"/>
        </w:rPr>
        <w:t>, 'PLT');</w:t>
      </w:r>
    </w:p>
    <w:p w14:paraId="0689D9DD" w14:textId="77777777" w:rsidR="000A0453" w:rsidRDefault="000A0453" w:rsidP="00D82213">
      <w:pPr>
        <w:rPr>
          <w:rStyle w:val="StyleLatinArial10pt"/>
        </w:rPr>
      </w:pPr>
    </w:p>
    <w:p w14:paraId="2B0BACDA" w14:textId="11B65381" w:rsidR="000A0453" w:rsidRDefault="003A51DB" w:rsidP="00D82213">
      <w:r w:rsidRPr="003A51DB">
        <w:rPr>
          <w:noProof/>
        </w:rPr>
        <w:drawing>
          <wp:inline distT="0" distB="0" distL="0" distR="0" wp14:anchorId="0DFB94DB" wp14:editId="1EA2B819">
            <wp:extent cx="5759450" cy="1414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414780"/>
                    </a:xfrm>
                    <a:prstGeom prst="rect">
                      <a:avLst/>
                    </a:prstGeom>
                  </pic:spPr>
                </pic:pic>
              </a:graphicData>
            </a:graphic>
          </wp:inline>
        </w:drawing>
      </w:r>
      <w:r w:rsidR="00F21726" w:rsidRPr="00F21726" w:rsidDel="0004705A">
        <w:t xml:space="preserve"> </w:t>
      </w:r>
    </w:p>
    <w:p w14:paraId="42434DC7" w14:textId="0B5B6FA8" w:rsidR="000A0453" w:rsidRDefault="000A0453" w:rsidP="0081262E">
      <w:pPr>
        <w:pStyle w:val="Caption"/>
        <w:rPr>
          <w:rStyle w:val="StyleLatinArial10pt"/>
        </w:rPr>
      </w:pPr>
      <w:r w:rsidRPr="00F40438">
        <w:t xml:space="preserve">Figure </w:t>
      </w:r>
      <w:r>
        <w:fldChar w:fldCharType="begin"/>
      </w:r>
      <w:r w:rsidRPr="00F40438">
        <w:instrText xml:space="preserve"> SEQ Figure \* ARABIC </w:instrText>
      </w:r>
      <w:r>
        <w:fldChar w:fldCharType="separate"/>
      </w:r>
      <w:r w:rsidR="00B9146A">
        <w:rPr>
          <w:noProof/>
        </w:rPr>
        <w:t>2</w:t>
      </w:r>
      <w:r>
        <w:fldChar w:fldCharType="end"/>
      </w:r>
      <w:r w:rsidRPr="00F40438">
        <w:t xml:space="preserve">: Flowchart of the GMT implementation of the </w:t>
      </w:r>
      <w:proofErr w:type="spellStart"/>
      <w:r w:rsidR="00736A9E">
        <w:t>SpecRes</w:t>
      </w:r>
      <w:proofErr w:type="spellEnd"/>
      <w:r w:rsidRPr="00F40438">
        <w:t xml:space="preserve"> strategy.</w:t>
      </w:r>
    </w:p>
    <w:p w14:paraId="4093A2D2" w14:textId="0141275C" w:rsidR="00174CC1" w:rsidRDefault="000A0453" w:rsidP="00D82213">
      <w:pPr>
        <w:rPr>
          <w:rStyle w:val="StyleLatinArial10pt"/>
          <w:rFonts w:cs="Arial"/>
          <w:color w:val="14B1E2"/>
          <w:szCs w:val="18"/>
        </w:rPr>
      </w:pPr>
      <w:r>
        <w:rPr>
          <w:lang w:eastAsia="en-US"/>
        </w:rPr>
        <w:t>Figure 2 depicts the blocks that were added in this example</w:t>
      </w:r>
      <w:r w:rsidR="00F21726">
        <w:rPr>
          <w:lang w:eastAsia="en-US"/>
        </w:rPr>
        <w:t xml:space="preserve">, </w:t>
      </w:r>
      <w:r w:rsidR="00B962EF">
        <w:rPr>
          <w:lang w:eastAsia="en-US"/>
        </w:rPr>
        <w:t xml:space="preserve">including </w:t>
      </w:r>
      <w:r w:rsidR="00F21726">
        <w:rPr>
          <w:lang w:eastAsia="en-US"/>
        </w:rPr>
        <w:t>connecti</w:t>
      </w:r>
      <w:r w:rsidR="00B962EF">
        <w:rPr>
          <w:lang w:eastAsia="en-US"/>
        </w:rPr>
        <w:t xml:space="preserve">ons from output data ports (red) to input data port (blue) established as described in section </w:t>
      </w:r>
      <w:r w:rsidR="00B962EF">
        <w:rPr>
          <w:lang w:eastAsia="en-US"/>
        </w:rPr>
        <w:fldChar w:fldCharType="begin"/>
      </w:r>
      <w:r w:rsidR="00B962EF">
        <w:rPr>
          <w:lang w:eastAsia="en-US"/>
        </w:rPr>
        <w:instrText xml:space="preserve"> REF _Ref16245676 \r \h </w:instrText>
      </w:r>
      <w:r w:rsidR="00B962EF">
        <w:rPr>
          <w:lang w:eastAsia="en-US"/>
        </w:rPr>
      </w:r>
      <w:r w:rsidR="00B962EF">
        <w:rPr>
          <w:lang w:eastAsia="en-US"/>
        </w:rPr>
        <w:fldChar w:fldCharType="separate"/>
      </w:r>
      <w:r w:rsidR="00B962EF">
        <w:rPr>
          <w:cs/>
          <w:lang w:eastAsia="en-US"/>
        </w:rPr>
        <w:t>‎</w:t>
      </w:r>
      <w:r w:rsidR="00B962EF">
        <w:rPr>
          <w:lang w:eastAsia="en-US"/>
        </w:rPr>
        <w:t>3.5</w:t>
      </w:r>
      <w:r w:rsidR="00B962EF">
        <w:rPr>
          <w:lang w:eastAsia="en-US"/>
        </w:rPr>
        <w:fldChar w:fldCharType="end"/>
      </w:r>
      <w:r w:rsidR="00B962EF">
        <w:rPr>
          <w:lang w:eastAsia="en-US"/>
        </w:rPr>
        <w:t xml:space="preserve">. </w:t>
      </w:r>
    </w:p>
    <w:p w14:paraId="288AF083" w14:textId="77777777" w:rsidR="00845D4D" w:rsidRDefault="00845D4D" w:rsidP="00D82213">
      <w:pPr>
        <w:rPr>
          <w:rStyle w:val="StyleLatinArial10pt"/>
        </w:rPr>
      </w:pPr>
    </w:p>
    <w:p w14:paraId="38B7EB11" w14:textId="211782CA" w:rsidR="00D947A1" w:rsidRDefault="00174CC1" w:rsidP="00D82213">
      <w:pPr>
        <w:pStyle w:val="Heading2"/>
      </w:pPr>
      <w:bookmarkStart w:id="14" w:name="_Toc52962448"/>
      <w:r>
        <w:t>B</w:t>
      </w:r>
      <w:r w:rsidR="00D947A1">
        <w:t>asic block structure</w:t>
      </w:r>
      <w:bookmarkEnd w:id="14"/>
    </w:p>
    <w:p w14:paraId="1E0133D6" w14:textId="0F57ED5D" w:rsidR="00174CC1" w:rsidRDefault="00A304E3" w:rsidP="005453CB">
      <w:pPr>
        <w:rPr>
          <w:lang w:eastAsia="en-US"/>
        </w:rPr>
      </w:pPr>
      <w:r>
        <w:rPr>
          <w:lang w:eastAsia="en-US"/>
        </w:rPr>
        <w:t xml:space="preserve">The GMT follows an object oriented approach in its basic block structure. </w:t>
      </w:r>
      <w:r w:rsidR="002E080A">
        <w:rPr>
          <w:lang w:eastAsia="en-US"/>
        </w:rPr>
        <w:t xml:space="preserve">Per convention, each </w:t>
      </w:r>
      <w:r>
        <w:rPr>
          <w:lang w:eastAsia="en-US"/>
        </w:rPr>
        <w:t xml:space="preserve">block consists of at least two scripts: </w:t>
      </w:r>
      <w:proofErr w:type="spellStart"/>
      <w:r w:rsidR="002E080A">
        <w:rPr>
          <w:color w:val="14B1E2"/>
          <w:lang w:eastAsia="en-US"/>
        </w:rPr>
        <w:t>E</w:t>
      </w:r>
      <w:r w:rsidR="002E080A" w:rsidRPr="00F16220">
        <w:rPr>
          <w:color w:val="14B1E2"/>
          <w:lang w:eastAsia="en-US"/>
        </w:rPr>
        <w:t>xampleUnit</w:t>
      </w:r>
      <w:r w:rsidR="002E080A">
        <w:rPr>
          <w:color w:val="14B1E2"/>
          <w:lang w:eastAsia="en-US"/>
        </w:rPr>
        <w:t>.m</w:t>
      </w:r>
      <w:proofErr w:type="spellEnd"/>
      <w:r w:rsidR="002E080A" w:rsidRPr="00F16220">
        <w:rPr>
          <w:color w:val="14B1E2"/>
          <w:lang w:eastAsia="en-US"/>
        </w:rPr>
        <w:t xml:space="preserve"> </w:t>
      </w:r>
      <w:r>
        <w:rPr>
          <w:lang w:eastAsia="en-US"/>
        </w:rPr>
        <w:t xml:space="preserve">and </w:t>
      </w:r>
      <w:proofErr w:type="spellStart"/>
      <w:r w:rsidRPr="00F16220">
        <w:rPr>
          <w:color w:val="14B1E2"/>
          <w:lang w:eastAsia="en-US"/>
        </w:rPr>
        <w:t>exampleFunc</w:t>
      </w:r>
      <w:r w:rsidR="002E080A">
        <w:rPr>
          <w:color w:val="14B1E2"/>
          <w:lang w:eastAsia="en-US"/>
        </w:rPr>
        <w:t>.m</w:t>
      </w:r>
      <w:proofErr w:type="spellEnd"/>
      <w:r>
        <w:rPr>
          <w:lang w:eastAsia="en-US"/>
        </w:rPr>
        <w:t xml:space="preserve">. </w:t>
      </w:r>
      <w:proofErr w:type="spellStart"/>
      <w:r w:rsidR="002E080A">
        <w:rPr>
          <w:color w:val="14B1E2"/>
          <w:lang w:eastAsia="en-US"/>
        </w:rPr>
        <w:t>E</w:t>
      </w:r>
      <w:r w:rsidR="002E080A" w:rsidRPr="00F16220">
        <w:rPr>
          <w:color w:val="14B1E2"/>
          <w:lang w:eastAsia="en-US"/>
        </w:rPr>
        <w:t>xampleUnit</w:t>
      </w:r>
      <w:r w:rsidR="002E080A">
        <w:rPr>
          <w:color w:val="14B1E2"/>
          <w:lang w:eastAsia="en-US"/>
        </w:rPr>
        <w:t>.m</w:t>
      </w:r>
      <w:proofErr w:type="spellEnd"/>
      <w:r w:rsidR="002E080A">
        <w:rPr>
          <w:color w:val="14B1E2"/>
          <w:lang w:eastAsia="en-US"/>
        </w:rPr>
        <w:t xml:space="preserve"> </w:t>
      </w:r>
      <w:r w:rsidR="002E080A">
        <w:rPr>
          <w:lang w:eastAsia="en-US"/>
        </w:rPr>
        <w:t>contains the actual class definition including</w:t>
      </w:r>
      <w:r>
        <w:rPr>
          <w:lang w:eastAsia="en-US"/>
        </w:rPr>
        <w:t xml:space="preserve"> the </w:t>
      </w:r>
      <w:r w:rsidR="002E080A">
        <w:rPr>
          <w:lang w:eastAsia="en-US"/>
        </w:rPr>
        <w:t xml:space="preserve">class attributes, the constructor method and a specific implementation of the </w:t>
      </w:r>
      <w:r w:rsidR="002E080A" w:rsidRPr="0081262E">
        <w:rPr>
          <w:color w:val="00B0F0"/>
          <w:lang w:eastAsia="en-US"/>
        </w:rPr>
        <w:t xml:space="preserve">run() </w:t>
      </w:r>
      <w:r w:rsidR="002E080A">
        <w:rPr>
          <w:lang w:eastAsia="en-US"/>
        </w:rPr>
        <w:t>method defined by the</w:t>
      </w:r>
      <w:r w:rsidR="002A6C8A">
        <w:rPr>
          <w:lang w:eastAsia="en-US"/>
        </w:rPr>
        <w:t xml:space="preserve"> inherited</w:t>
      </w:r>
      <w:r w:rsidR="002E080A">
        <w:rPr>
          <w:lang w:eastAsia="en-US"/>
        </w:rPr>
        <w:t xml:space="preserve"> </w:t>
      </w:r>
      <w:proofErr w:type="spellStart"/>
      <w:r w:rsidR="002E080A" w:rsidRPr="0081262E">
        <w:rPr>
          <w:color w:val="00B0F0"/>
          <w:lang w:eastAsia="en-US"/>
        </w:rPr>
        <w:t>ProcUnit</w:t>
      </w:r>
      <w:proofErr w:type="spellEnd"/>
      <w:r w:rsidR="002E080A">
        <w:rPr>
          <w:lang w:eastAsia="en-US"/>
        </w:rPr>
        <w:t xml:space="preserve"> interface. In </w:t>
      </w:r>
      <w:r w:rsidR="002A6C8A">
        <w:rPr>
          <w:lang w:eastAsia="en-US"/>
        </w:rPr>
        <w:t>many</w:t>
      </w:r>
      <w:r w:rsidR="002E080A">
        <w:rPr>
          <w:lang w:eastAsia="en-US"/>
        </w:rPr>
        <w:t xml:space="preserve"> processing blocks provided with the GMT, the </w:t>
      </w:r>
      <w:r w:rsidR="002E080A" w:rsidRPr="0081262E">
        <w:rPr>
          <w:color w:val="00B0F0"/>
          <w:lang w:eastAsia="en-US"/>
        </w:rPr>
        <w:t xml:space="preserve">run() </w:t>
      </w:r>
      <w:r w:rsidR="002E080A">
        <w:rPr>
          <w:lang w:eastAsia="en-US"/>
        </w:rPr>
        <w:t xml:space="preserve">method will simply </w:t>
      </w:r>
      <w:r w:rsidR="005453CB">
        <w:rPr>
          <w:lang w:eastAsia="en-US"/>
        </w:rPr>
        <w:t>collect</w:t>
      </w:r>
      <w:r w:rsidR="002E080A">
        <w:rPr>
          <w:lang w:eastAsia="en-US"/>
        </w:rPr>
        <w:t xml:space="preserve"> the </w:t>
      </w:r>
      <w:r w:rsidR="005453CB">
        <w:rPr>
          <w:lang w:eastAsia="en-US"/>
        </w:rPr>
        <w:t xml:space="preserve">block’s inputs and then call the </w:t>
      </w:r>
      <w:r w:rsidR="002E080A">
        <w:rPr>
          <w:lang w:eastAsia="en-US"/>
        </w:rPr>
        <w:t xml:space="preserve">function </w:t>
      </w:r>
      <w:proofErr w:type="spellStart"/>
      <w:r w:rsidR="002E080A" w:rsidRPr="0081262E">
        <w:rPr>
          <w:color w:val="00B0F0"/>
          <w:lang w:eastAsia="en-US"/>
        </w:rPr>
        <w:t>exampleFunc</w:t>
      </w:r>
      <w:proofErr w:type="spellEnd"/>
      <w:r w:rsidR="002E080A" w:rsidRPr="0081262E">
        <w:rPr>
          <w:color w:val="00B0F0"/>
          <w:lang w:eastAsia="en-US"/>
        </w:rPr>
        <w:t xml:space="preserve">(…) </w:t>
      </w:r>
      <w:r w:rsidR="005453CB">
        <w:rPr>
          <w:lang w:eastAsia="en-US"/>
        </w:rPr>
        <w:t xml:space="preserve">which implement the actual, specific functionality of that block. This convention is employed to allow users to access the functionality of each block without being forced to use the object-oriented framework, and </w:t>
      </w:r>
      <w:r w:rsidR="002A6C8A">
        <w:rPr>
          <w:lang w:eastAsia="en-US"/>
        </w:rPr>
        <w:t xml:space="preserve">is </w:t>
      </w:r>
      <w:r w:rsidR="005453CB">
        <w:rPr>
          <w:lang w:eastAsia="en-US"/>
        </w:rPr>
        <w:t xml:space="preserve">highly encouraged for any future additions to the library of blocks. </w:t>
      </w:r>
      <w:proofErr w:type="spellStart"/>
      <w:r w:rsidR="002A6C8A" w:rsidRPr="0081262E">
        <w:rPr>
          <w:color w:val="00B0F0"/>
          <w:lang w:eastAsia="en-US"/>
        </w:rPr>
        <w:t>exampleFunc</w:t>
      </w:r>
      <w:proofErr w:type="spellEnd"/>
      <w:r w:rsidR="002A6C8A">
        <w:rPr>
          <w:lang w:eastAsia="en-US"/>
        </w:rPr>
        <w:t xml:space="preserve"> should take an argument of type </w:t>
      </w:r>
      <w:proofErr w:type="spellStart"/>
      <w:r w:rsidR="002A6C8A" w:rsidRPr="0081262E">
        <w:rPr>
          <w:color w:val="00B0F0"/>
          <w:lang w:eastAsia="en-US"/>
        </w:rPr>
        <w:t>ExampleUnit</w:t>
      </w:r>
      <w:proofErr w:type="spellEnd"/>
      <w:r w:rsidR="002A6C8A">
        <w:rPr>
          <w:lang w:eastAsia="en-US"/>
        </w:rPr>
        <w:t xml:space="preserve"> that contains all relevant configuration parameters. When used outside the object oriented framework, the user can simply replace the parameter object (of type </w:t>
      </w:r>
      <w:proofErr w:type="spellStart"/>
      <w:r w:rsidR="002A6C8A" w:rsidRPr="00C463B2">
        <w:rPr>
          <w:color w:val="00B0F0"/>
          <w:lang w:eastAsia="en-US"/>
        </w:rPr>
        <w:t>ExampleUnit</w:t>
      </w:r>
      <w:proofErr w:type="spellEnd"/>
      <w:r w:rsidR="002A6C8A">
        <w:rPr>
          <w:lang w:eastAsia="en-US"/>
        </w:rPr>
        <w:t xml:space="preserve">) by a struct with matching fields. </w:t>
      </w:r>
      <w:r>
        <w:rPr>
          <w:lang w:eastAsia="en-US"/>
        </w:rPr>
        <w:t xml:space="preserve">For </w:t>
      </w:r>
      <w:r>
        <w:rPr>
          <w:lang w:eastAsia="en-US"/>
        </w:rPr>
        <w:lastRenderedPageBreak/>
        <w:t xml:space="preserve">documentation purposes, it is important that </w:t>
      </w:r>
      <w:r w:rsidR="005453CB">
        <w:rPr>
          <w:lang w:eastAsia="en-US"/>
        </w:rPr>
        <w:t xml:space="preserve">both the class and the </w:t>
      </w:r>
      <w:r>
        <w:rPr>
          <w:lang w:eastAsia="en-US"/>
        </w:rPr>
        <w:t xml:space="preserve">function </w:t>
      </w:r>
      <w:r w:rsidR="005453CB">
        <w:rPr>
          <w:lang w:eastAsia="en-US"/>
        </w:rPr>
        <w:t>are well-documented in terms of functionality</w:t>
      </w:r>
      <w:r w:rsidR="00FA556A">
        <w:rPr>
          <w:lang w:eastAsia="en-US"/>
        </w:rPr>
        <w:t>,</w:t>
      </w:r>
      <w:r w:rsidR="005453CB">
        <w:rPr>
          <w:lang w:eastAsia="en-US"/>
        </w:rPr>
        <w:t xml:space="preserve"> input/output signals</w:t>
      </w:r>
      <w:r w:rsidR="00FA556A">
        <w:rPr>
          <w:lang w:eastAsia="en-US"/>
        </w:rPr>
        <w:t xml:space="preserve"> </w:t>
      </w:r>
      <w:r w:rsidR="00F54FDB">
        <w:rPr>
          <w:lang w:eastAsia="en-US"/>
        </w:rPr>
        <w:t>and parameters incl. units and default values</w:t>
      </w:r>
      <w:r>
        <w:rPr>
          <w:lang w:eastAsia="en-US"/>
        </w:rPr>
        <w:t>.</w:t>
      </w:r>
      <w:r w:rsidR="00CD0D66">
        <w:rPr>
          <w:lang w:eastAsia="en-US"/>
        </w:rPr>
        <w:t xml:space="preserve"> Here </w:t>
      </w:r>
      <w:r w:rsidR="00A71562">
        <w:rPr>
          <w:lang w:eastAsia="en-US"/>
        </w:rPr>
        <w:t xml:space="preserve">is </w:t>
      </w:r>
      <w:r w:rsidR="00CD0D66">
        <w:rPr>
          <w:lang w:eastAsia="en-US"/>
        </w:rPr>
        <w:t xml:space="preserve">an example </w:t>
      </w:r>
      <w:r w:rsidR="00A71562">
        <w:rPr>
          <w:lang w:eastAsia="en-US"/>
        </w:rPr>
        <w:t>f</w:t>
      </w:r>
      <w:r w:rsidR="007C4009">
        <w:rPr>
          <w:lang w:eastAsia="en-US"/>
        </w:rPr>
        <w:t>or how</w:t>
      </w:r>
      <w:r w:rsidR="00A71562">
        <w:rPr>
          <w:lang w:eastAsia="en-US"/>
        </w:rPr>
        <w:t xml:space="preserve"> a class and its corresponding </w:t>
      </w:r>
      <w:r w:rsidR="007C4009">
        <w:rPr>
          <w:lang w:eastAsia="en-US"/>
        </w:rPr>
        <w:t>f</w:t>
      </w:r>
      <w:r w:rsidR="00CD0D66">
        <w:rPr>
          <w:lang w:eastAsia="en-US"/>
        </w:rPr>
        <w:t xml:space="preserve">unction </w:t>
      </w:r>
      <w:r w:rsidR="00F54FDB">
        <w:rPr>
          <w:lang w:eastAsia="en-US"/>
        </w:rPr>
        <w:t xml:space="preserve">should </w:t>
      </w:r>
      <w:r w:rsidR="00CD0D66">
        <w:rPr>
          <w:lang w:eastAsia="en-US"/>
        </w:rPr>
        <w:t>be documented</w:t>
      </w:r>
      <w:r w:rsidR="00A71562">
        <w:rPr>
          <w:lang w:eastAsia="en-US"/>
        </w:rPr>
        <w:t>:</w:t>
      </w:r>
    </w:p>
    <w:p w14:paraId="22E985F3" w14:textId="6243BA21" w:rsidR="00CD0D66" w:rsidRDefault="00CD0D66" w:rsidP="00D82213">
      <w:pPr>
        <w:rPr>
          <w:lang w:eastAsia="en-US"/>
        </w:rPr>
      </w:pPr>
    </w:p>
    <w:p w14:paraId="5B486026" w14:textId="294E5289" w:rsidR="00A71562" w:rsidRPr="0081262E" w:rsidRDefault="00A71562" w:rsidP="0081262E">
      <w:pPr>
        <w:spacing w:after="120"/>
        <w:rPr>
          <w:u w:val="single"/>
          <w:lang w:eastAsia="en-US"/>
        </w:rPr>
      </w:pPr>
      <w:proofErr w:type="spellStart"/>
      <w:r w:rsidRPr="0081262E">
        <w:rPr>
          <w:u w:val="single"/>
          <w:lang w:eastAsia="en-US"/>
        </w:rPr>
        <w:t>FftFilterbankUnit.m</w:t>
      </w:r>
      <w:proofErr w:type="spellEnd"/>
      <w:r w:rsidRPr="0081262E">
        <w:rPr>
          <w:u w:val="single"/>
          <w:lang w:eastAsia="en-US"/>
        </w:rPr>
        <w:t xml:space="preserve"> </w:t>
      </w:r>
    </w:p>
    <w:p w14:paraId="40967DED" w14:textId="3B39B7C4" w:rsidR="00A71562" w:rsidRPr="00A71562" w:rsidRDefault="00FA556A" w:rsidP="00A71562">
      <w:pPr>
        <w:spacing w:line="312" w:lineRule="auto"/>
        <w:rPr>
          <w:rFonts w:ascii="Arial" w:hAnsi="Arial" w:cs="Arial"/>
          <w:color w:val="14B1E2"/>
          <w:sz w:val="18"/>
          <w:lang w:eastAsia="en-US"/>
        </w:rPr>
      </w:pPr>
      <w:r w:rsidRPr="00FA556A">
        <w:rPr>
          <w:rFonts w:ascii="Arial" w:hAnsi="Arial" w:cs="Arial"/>
          <w:color w:val="14B1E2"/>
          <w:sz w:val="18"/>
          <w:lang w:eastAsia="en-US"/>
        </w:rPr>
        <w:t>%</w:t>
      </w:r>
      <w:r w:rsidR="00A71562" w:rsidRPr="00A71562">
        <w:rPr>
          <w:rFonts w:ascii="Arial" w:hAnsi="Arial" w:cs="Arial"/>
          <w:color w:val="14B1E2"/>
          <w:sz w:val="18"/>
          <w:lang w:eastAsia="en-US"/>
        </w:rPr>
        <w:t xml:space="preserve"> </w:t>
      </w:r>
      <w:proofErr w:type="spellStart"/>
      <w:r w:rsidR="00A71562" w:rsidRPr="00A71562">
        <w:rPr>
          <w:rFonts w:ascii="Arial" w:hAnsi="Arial" w:cs="Arial"/>
          <w:color w:val="14B1E2"/>
          <w:sz w:val="18"/>
          <w:lang w:eastAsia="en-US"/>
        </w:rPr>
        <w:t>FftFilterbankUnit</w:t>
      </w:r>
      <w:proofErr w:type="spellEnd"/>
      <w:r w:rsidR="00A71562" w:rsidRPr="00A71562">
        <w:rPr>
          <w:rFonts w:ascii="Arial" w:hAnsi="Arial" w:cs="Arial"/>
          <w:color w:val="14B1E2"/>
          <w:sz w:val="18"/>
          <w:lang w:eastAsia="en-US"/>
        </w:rPr>
        <w:t xml:space="preserve"> &lt; </w:t>
      </w:r>
      <w:proofErr w:type="spellStart"/>
      <w:r w:rsidR="00A71562" w:rsidRPr="00A71562">
        <w:rPr>
          <w:rFonts w:ascii="Arial" w:hAnsi="Arial" w:cs="Arial"/>
          <w:color w:val="14B1E2"/>
          <w:sz w:val="18"/>
          <w:lang w:eastAsia="en-US"/>
        </w:rPr>
        <w:t>ProcUnit</w:t>
      </w:r>
      <w:proofErr w:type="spellEnd"/>
    </w:p>
    <w:p w14:paraId="6869C06A" w14:textId="12FE2BC2"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Compute FFT </w:t>
      </w:r>
      <w:r>
        <w:rPr>
          <w:rFonts w:ascii="Arial" w:hAnsi="Arial" w:cs="Arial"/>
          <w:color w:val="14B1E2"/>
          <w:sz w:val="18"/>
          <w:lang w:eastAsia="en-US"/>
        </w:rPr>
        <w:t xml:space="preserve">of </w:t>
      </w:r>
      <w:r w:rsidRPr="00A71562">
        <w:rPr>
          <w:rFonts w:ascii="Arial" w:hAnsi="Arial" w:cs="Arial"/>
          <w:color w:val="14B1E2"/>
          <w:sz w:val="18"/>
          <w:lang w:eastAsia="en-US"/>
        </w:rPr>
        <w:t>buffered signal segments.</w:t>
      </w:r>
    </w:p>
    <w:p w14:paraId="3C07A21C"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w:t>
      </w:r>
    </w:p>
    <w:p w14:paraId="0BE2F2D4"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proofErr w:type="spellStart"/>
      <w:r w:rsidRPr="00A71562">
        <w:rPr>
          <w:rFonts w:ascii="Arial" w:hAnsi="Arial" w:cs="Arial"/>
          <w:color w:val="14B1E2"/>
          <w:sz w:val="18"/>
          <w:lang w:eastAsia="en-US"/>
        </w:rPr>
        <w:t>FftFilterbankUnit</w:t>
      </w:r>
      <w:proofErr w:type="spellEnd"/>
      <w:r w:rsidRPr="00A71562">
        <w:rPr>
          <w:rFonts w:ascii="Arial" w:hAnsi="Arial" w:cs="Arial"/>
          <w:color w:val="14B1E2"/>
          <w:sz w:val="18"/>
          <w:lang w:eastAsia="en-US"/>
        </w:rPr>
        <w:t xml:space="preserve"> properties</w:t>
      </w:r>
    </w:p>
    <w:p w14:paraId="1C8A5CA6" w14:textId="1ECDDB88"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r>
        <w:rPr>
          <w:rFonts w:ascii="Arial" w:hAnsi="Arial" w:cs="Arial"/>
          <w:color w:val="14B1E2"/>
          <w:sz w:val="18"/>
          <w:lang w:eastAsia="en-US"/>
        </w:rPr>
        <w:tab/>
      </w:r>
      <w:proofErr w:type="spellStart"/>
      <w:r w:rsidRPr="00A71562">
        <w:rPr>
          <w:rFonts w:ascii="Arial" w:hAnsi="Arial" w:cs="Arial"/>
          <w:color w:val="14B1E2"/>
          <w:sz w:val="18"/>
          <w:lang w:eastAsia="en-US"/>
        </w:rPr>
        <w:t>combineDcNy</w:t>
      </w:r>
      <w:proofErr w:type="spellEnd"/>
      <w:r w:rsidRPr="00A71562">
        <w:rPr>
          <w:rFonts w:ascii="Arial" w:hAnsi="Arial" w:cs="Arial"/>
          <w:color w:val="14B1E2"/>
          <w:sz w:val="18"/>
          <w:lang w:eastAsia="en-US"/>
        </w:rPr>
        <w:t xml:space="preserve"> - Combine DC and Nyquist bins into single complex 1st bin? [</w:t>
      </w:r>
      <w:proofErr w:type="spellStart"/>
      <w:r w:rsidRPr="00A71562">
        <w:rPr>
          <w:rFonts w:ascii="Arial" w:hAnsi="Arial" w:cs="Arial"/>
          <w:color w:val="14B1E2"/>
          <w:sz w:val="18"/>
          <w:lang w:eastAsia="en-US"/>
        </w:rPr>
        <w:t>boolean</w:t>
      </w:r>
      <w:proofErr w:type="spellEnd"/>
      <w:r w:rsidRPr="00A71562">
        <w:rPr>
          <w:rFonts w:ascii="Arial" w:hAnsi="Arial" w:cs="Arial"/>
          <w:color w:val="14B1E2"/>
          <w:sz w:val="18"/>
          <w:lang w:eastAsia="en-US"/>
        </w:rPr>
        <w:t>] [false]</w:t>
      </w:r>
    </w:p>
    <w:p w14:paraId="03111789" w14:textId="104E80CD"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r>
        <w:rPr>
          <w:rFonts w:ascii="Arial" w:hAnsi="Arial" w:cs="Arial"/>
          <w:color w:val="14B1E2"/>
          <w:sz w:val="18"/>
          <w:lang w:eastAsia="en-US"/>
        </w:rPr>
        <w:tab/>
      </w:r>
      <w:r>
        <w:rPr>
          <w:rFonts w:ascii="Arial" w:hAnsi="Arial" w:cs="Arial"/>
          <w:color w:val="14B1E2"/>
          <w:sz w:val="18"/>
          <w:lang w:eastAsia="en-US"/>
        </w:rPr>
        <w:tab/>
        <w:t xml:space="preserve">   </w:t>
      </w:r>
      <w:r w:rsidRPr="00A71562">
        <w:rPr>
          <w:rFonts w:ascii="Arial" w:hAnsi="Arial" w:cs="Arial"/>
          <w:color w:val="14B1E2"/>
          <w:sz w:val="18"/>
          <w:lang w:eastAsia="en-US"/>
        </w:rPr>
        <w:t xml:space="preserve">if true, then bin #1 = .5*(DC+NY + </w:t>
      </w:r>
      <w:proofErr w:type="spellStart"/>
      <w:r w:rsidRPr="00A71562">
        <w:rPr>
          <w:rFonts w:ascii="Arial" w:hAnsi="Arial" w:cs="Arial"/>
          <w:color w:val="14B1E2"/>
          <w:sz w:val="18"/>
          <w:lang w:eastAsia="en-US"/>
        </w:rPr>
        <w:t>i</w:t>
      </w:r>
      <w:proofErr w:type="spellEnd"/>
      <w:r w:rsidRPr="00A71562">
        <w:rPr>
          <w:rFonts w:ascii="Arial" w:hAnsi="Arial" w:cs="Arial"/>
          <w:color w:val="14B1E2"/>
          <w:sz w:val="18"/>
          <w:lang w:eastAsia="en-US"/>
        </w:rPr>
        <w:t xml:space="preserve">(DC-NY)) and bin #NFFT/2+1 = 0 </w:t>
      </w:r>
    </w:p>
    <w:p w14:paraId="41C0A455" w14:textId="5A6BB424"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r>
        <w:rPr>
          <w:rFonts w:ascii="Arial" w:hAnsi="Arial" w:cs="Arial"/>
          <w:color w:val="14B1E2"/>
          <w:sz w:val="18"/>
          <w:lang w:eastAsia="en-US"/>
        </w:rPr>
        <w:tab/>
      </w:r>
      <w:proofErr w:type="spellStart"/>
      <w:r w:rsidRPr="00A71562">
        <w:rPr>
          <w:rFonts w:ascii="Arial" w:hAnsi="Arial" w:cs="Arial"/>
          <w:color w:val="14B1E2"/>
          <w:sz w:val="18"/>
          <w:lang w:eastAsia="en-US"/>
        </w:rPr>
        <w:t>compensateFftLength</w:t>
      </w:r>
      <w:proofErr w:type="spellEnd"/>
      <w:r w:rsidRPr="00A71562">
        <w:rPr>
          <w:rFonts w:ascii="Arial" w:hAnsi="Arial" w:cs="Arial"/>
          <w:color w:val="14B1E2"/>
          <w:sz w:val="18"/>
          <w:lang w:eastAsia="en-US"/>
        </w:rPr>
        <w:t xml:space="preserve"> - Divide FFT coefficients by </w:t>
      </w:r>
      <w:proofErr w:type="spellStart"/>
      <w:r w:rsidRPr="00A71562">
        <w:rPr>
          <w:rFonts w:ascii="Arial" w:hAnsi="Arial" w:cs="Arial"/>
          <w:color w:val="14B1E2"/>
          <w:sz w:val="18"/>
          <w:lang w:eastAsia="en-US"/>
        </w:rPr>
        <w:t>nFft</w:t>
      </w:r>
      <w:proofErr w:type="spellEnd"/>
      <w:r w:rsidRPr="00A71562">
        <w:rPr>
          <w:rFonts w:ascii="Arial" w:hAnsi="Arial" w:cs="Arial"/>
          <w:color w:val="14B1E2"/>
          <w:sz w:val="18"/>
          <w:lang w:eastAsia="en-US"/>
        </w:rPr>
        <w:t>/2? [</w:t>
      </w:r>
      <w:proofErr w:type="spellStart"/>
      <w:r w:rsidRPr="00A71562">
        <w:rPr>
          <w:rFonts w:ascii="Arial" w:hAnsi="Arial" w:cs="Arial"/>
          <w:color w:val="14B1E2"/>
          <w:sz w:val="18"/>
          <w:lang w:eastAsia="en-US"/>
        </w:rPr>
        <w:t>boolean</w:t>
      </w:r>
      <w:proofErr w:type="spellEnd"/>
      <w:r w:rsidRPr="00A71562">
        <w:rPr>
          <w:rFonts w:ascii="Arial" w:hAnsi="Arial" w:cs="Arial"/>
          <w:color w:val="14B1E2"/>
          <w:sz w:val="18"/>
          <w:lang w:eastAsia="en-US"/>
        </w:rPr>
        <w:t xml:space="preserve">] [false] </w:t>
      </w:r>
    </w:p>
    <w:p w14:paraId="166D2840" w14:textId="70EAAAB5"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r>
        <w:rPr>
          <w:rFonts w:ascii="Arial" w:hAnsi="Arial" w:cs="Arial"/>
          <w:color w:val="14B1E2"/>
          <w:sz w:val="18"/>
          <w:lang w:eastAsia="en-US"/>
        </w:rPr>
        <w:tab/>
      </w:r>
      <w:proofErr w:type="spellStart"/>
      <w:r w:rsidRPr="00A71562">
        <w:rPr>
          <w:rFonts w:ascii="Arial" w:hAnsi="Arial" w:cs="Arial"/>
          <w:color w:val="14B1E2"/>
          <w:sz w:val="18"/>
          <w:lang w:eastAsia="en-US"/>
        </w:rPr>
        <w:t>includeNyquistBin</w:t>
      </w:r>
      <w:proofErr w:type="spellEnd"/>
      <w:r w:rsidRPr="00A71562">
        <w:rPr>
          <w:rFonts w:ascii="Arial" w:hAnsi="Arial" w:cs="Arial"/>
          <w:color w:val="14B1E2"/>
          <w:sz w:val="18"/>
          <w:lang w:eastAsia="en-US"/>
        </w:rPr>
        <w:t xml:space="preserve"> - return bin #</w:t>
      </w:r>
      <w:proofErr w:type="spellStart"/>
      <w:r w:rsidRPr="00A71562">
        <w:rPr>
          <w:rFonts w:ascii="Arial" w:hAnsi="Arial" w:cs="Arial"/>
          <w:color w:val="14B1E2"/>
          <w:sz w:val="18"/>
          <w:lang w:eastAsia="en-US"/>
        </w:rPr>
        <w:t>nFft</w:t>
      </w:r>
      <w:proofErr w:type="spellEnd"/>
      <w:r w:rsidRPr="00A71562">
        <w:rPr>
          <w:rFonts w:ascii="Arial" w:hAnsi="Arial" w:cs="Arial"/>
          <w:color w:val="14B1E2"/>
          <w:sz w:val="18"/>
          <w:lang w:eastAsia="en-US"/>
        </w:rPr>
        <w:t>/2+1 in output? [</w:t>
      </w:r>
      <w:proofErr w:type="spellStart"/>
      <w:r w:rsidRPr="00A71562">
        <w:rPr>
          <w:rFonts w:ascii="Arial" w:hAnsi="Arial" w:cs="Arial"/>
          <w:color w:val="14B1E2"/>
          <w:sz w:val="18"/>
          <w:lang w:eastAsia="en-US"/>
        </w:rPr>
        <w:t>boolean</w:t>
      </w:r>
      <w:proofErr w:type="spellEnd"/>
      <w:r w:rsidRPr="00A71562">
        <w:rPr>
          <w:rFonts w:ascii="Arial" w:hAnsi="Arial" w:cs="Arial"/>
          <w:color w:val="14B1E2"/>
          <w:sz w:val="18"/>
          <w:lang w:eastAsia="en-US"/>
        </w:rPr>
        <w:t xml:space="preserve">] [false]  </w:t>
      </w:r>
    </w:p>
    <w:p w14:paraId="74ADE1C9" w14:textId="2EB0008E"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w:t>
      </w:r>
    </w:p>
    <w:p w14:paraId="4DBBC13F"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Input Ports:</w:t>
      </w:r>
    </w:p>
    <w:p w14:paraId="36F17703" w14:textId="2ABB225D"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#1  - buffered signal frames, </w:t>
      </w:r>
      <w:proofErr w:type="spellStart"/>
      <w:r w:rsidR="002A6C8A">
        <w:rPr>
          <w:rFonts w:ascii="Arial" w:hAnsi="Arial" w:cs="Arial"/>
          <w:color w:val="14B1E2"/>
          <w:sz w:val="18"/>
          <w:lang w:eastAsia="en-US"/>
        </w:rPr>
        <w:t>nFft</w:t>
      </w:r>
      <w:proofErr w:type="spellEnd"/>
      <w:r w:rsidRPr="00A71562">
        <w:rPr>
          <w:rFonts w:ascii="Arial" w:hAnsi="Arial" w:cs="Arial"/>
          <w:color w:val="14B1E2"/>
          <w:sz w:val="18"/>
          <w:lang w:eastAsia="en-US"/>
        </w:rPr>
        <w:t xml:space="preserve"> x </w:t>
      </w:r>
      <w:proofErr w:type="spellStart"/>
      <w:r w:rsidRPr="00A71562">
        <w:rPr>
          <w:rFonts w:ascii="Arial" w:hAnsi="Arial" w:cs="Arial"/>
          <w:color w:val="14B1E2"/>
          <w:sz w:val="18"/>
          <w:lang w:eastAsia="en-US"/>
        </w:rPr>
        <w:t>nFrames</w:t>
      </w:r>
      <w:proofErr w:type="spellEnd"/>
    </w:p>
    <w:p w14:paraId="686F81DC"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w:t>
      </w:r>
    </w:p>
    <w:p w14:paraId="18D5B19C"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Output Ports:</w:t>
      </w:r>
    </w:p>
    <w:p w14:paraId="63E67EFF" w14:textId="663FA4F8" w:rsidR="00A71562" w:rsidRPr="002A6C8A" w:rsidRDefault="00A71562" w:rsidP="00A71562">
      <w:pPr>
        <w:spacing w:line="312" w:lineRule="auto"/>
        <w:rPr>
          <w:rFonts w:ascii="Arial" w:hAnsi="Arial" w:cs="Arial"/>
          <w:color w:val="14B1E2"/>
          <w:sz w:val="18"/>
          <w:lang w:eastAsia="en-US"/>
        </w:rPr>
      </w:pPr>
      <w:r w:rsidRPr="002A6C8A">
        <w:rPr>
          <w:rFonts w:ascii="Arial" w:hAnsi="Arial" w:cs="Arial"/>
          <w:color w:val="14B1E2"/>
          <w:sz w:val="18"/>
          <w:lang w:eastAsia="en-US"/>
        </w:rPr>
        <w:t>%   #1  - FFT coefficient matrix, (</w:t>
      </w:r>
      <w:proofErr w:type="spellStart"/>
      <w:r w:rsidR="002A6C8A" w:rsidRPr="002A6C8A">
        <w:rPr>
          <w:rFonts w:ascii="Arial" w:hAnsi="Arial" w:cs="Arial"/>
          <w:color w:val="14B1E2"/>
          <w:sz w:val="18"/>
          <w:lang w:eastAsia="en-US"/>
        </w:rPr>
        <w:t>nF</w:t>
      </w:r>
      <w:r w:rsidR="002A6C8A" w:rsidRPr="0081262E">
        <w:rPr>
          <w:rFonts w:ascii="Arial" w:hAnsi="Arial" w:cs="Arial"/>
          <w:color w:val="14B1E2"/>
          <w:sz w:val="18"/>
          <w:lang w:eastAsia="en-US"/>
        </w:rPr>
        <w:t>ft</w:t>
      </w:r>
      <w:proofErr w:type="spellEnd"/>
      <w:r w:rsidRPr="002A6C8A">
        <w:rPr>
          <w:rFonts w:ascii="Arial" w:hAnsi="Arial" w:cs="Arial"/>
          <w:color w:val="14B1E2"/>
          <w:sz w:val="18"/>
          <w:lang w:eastAsia="en-US"/>
        </w:rPr>
        <w:t xml:space="preserve">/2) x </w:t>
      </w:r>
      <w:proofErr w:type="spellStart"/>
      <w:r w:rsidRPr="002A6C8A">
        <w:rPr>
          <w:rFonts w:ascii="Arial" w:hAnsi="Arial" w:cs="Arial"/>
          <w:color w:val="14B1E2"/>
          <w:sz w:val="18"/>
          <w:lang w:eastAsia="en-US"/>
        </w:rPr>
        <w:t>nFrames</w:t>
      </w:r>
      <w:proofErr w:type="spellEnd"/>
      <w:r w:rsidRPr="002A6C8A">
        <w:rPr>
          <w:rFonts w:ascii="Arial" w:hAnsi="Arial" w:cs="Arial"/>
          <w:color w:val="14B1E2"/>
          <w:sz w:val="18"/>
          <w:lang w:eastAsia="en-US"/>
        </w:rPr>
        <w:t xml:space="preserve"> (default) or (</w:t>
      </w:r>
      <w:proofErr w:type="spellStart"/>
      <w:r w:rsidR="002A6C8A" w:rsidRPr="002A6C8A">
        <w:rPr>
          <w:rFonts w:ascii="Arial" w:hAnsi="Arial" w:cs="Arial"/>
          <w:color w:val="14B1E2"/>
          <w:sz w:val="18"/>
          <w:lang w:eastAsia="en-US"/>
        </w:rPr>
        <w:t>nF</w:t>
      </w:r>
      <w:r w:rsidR="002A6C8A" w:rsidRPr="0081262E">
        <w:rPr>
          <w:rFonts w:ascii="Arial" w:hAnsi="Arial" w:cs="Arial"/>
          <w:color w:val="14B1E2"/>
          <w:sz w:val="18"/>
          <w:lang w:eastAsia="en-US"/>
        </w:rPr>
        <w:t>ft</w:t>
      </w:r>
      <w:proofErr w:type="spellEnd"/>
      <w:r w:rsidRPr="002A6C8A">
        <w:rPr>
          <w:rFonts w:ascii="Arial" w:hAnsi="Arial" w:cs="Arial"/>
          <w:color w:val="14B1E2"/>
          <w:sz w:val="18"/>
          <w:lang w:eastAsia="en-US"/>
        </w:rPr>
        <w:t xml:space="preserve">/2+1) x </w:t>
      </w:r>
      <w:proofErr w:type="spellStart"/>
      <w:r w:rsidRPr="002A6C8A">
        <w:rPr>
          <w:rFonts w:ascii="Arial" w:hAnsi="Arial" w:cs="Arial"/>
          <w:color w:val="14B1E2"/>
          <w:sz w:val="18"/>
          <w:lang w:eastAsia="en-US"/>
        </w:rPr>
        <w:t>nFrames</w:t>
      </w:r>
      <w:proofErr w:type="spellEnd"/>
      <w:r w:rsidRPr="002A6C8A">
        <w:rPr>
          <w:rFonts w:ascii="Arial" w:hAnsi="Arial" w:cs="Arial"/>
          <w:color w:val="14B1E2"/>
          <w:sz w:val="18"/>
          <w:lang w:eastAsia="en-US"/>
        </w:rPr>
        <w:t xml:space="preserve">, </w:t>
      </w:r>
    </w:p>
    <w:p w14:paraId="590B7B99" w14:textId="35EB82C3" w:rsidR="00A71562" w:rsidRPr="00A71562" w:rsidRDefault="00A71562" w:rsidP="00A71562">
      <w:pPr>
        <w:spacing w:line="312" w:lineRule="auto"/>
        <w:rPr>
          <w:rFonts w:ascii="Arial" w:hAnsi="Arial" w:cs="Arial"/>
          <w:color w:val="14B1E2"/>
          <w:sz w:val="18"/>
          <w:lang w:eastAsia="en-US"/>
        </w:rPr>
      </w:pPr>
      <w:r>
        <w:rPr>
          <w:rFonts w:ascii="Arial" w:hAnsi="Arial" w:cs="Arial"/>
          <w:color w:val="14B1E2"/>
          <w:sz w:val="18"/>
          <w:lang w:eastAsia="en-US"/>
        </w:rPr>
        <w:t xml:space="preserve">%           </w:t>
      </w:r>
      <w:r w:rsidRPr="00A71562">
        <w:rPr>
          <w:rFonts w:ascii="Arial" w:hAnsi="Arial" w:cs="Arial"/>
          <w:color w:val="14B1E2"/>
          <w:sz w:val="18"/>
          <w:lang w:eastAsia="en-US"/>
        </w:rPr>
        <w:t xml:space="preserve">depending on </w:t>
      </w:r>
      <w:proofErr w:type="spellStart"/>
      <w:r w:rsidRPr="00A71562">
        <w:rPr>
          <w:rFonts w:ascii="Arial" w:hAnsi="Arial" w:cs="Arial"/>
          <w:color w:val="14B1E2"/>
          <w:sz w:val="18"/>
          <w:lang w:eastAsia="en-US"/>
        </w:rPr>
        <w:t>includeNyquistBin</w:t>
      </w:r>
      <w:proofErr w:type="spellEnd"/>
    </w:p>
    <w:p w14:paraId="289172D4" w14:textId="6A69079B" w:rsidR="00A71562" w:rsidRPr="00A71562" w:rsidRDefault="00A71562" w:rsidP="00A71562">
      <w:pPr>
        <w:spacing w:line="312" w:lineRule="auto"/>
        <w:rPr>
          <w:rFonts w:ascii="Arial" w:hAnsi="Arial" w:cs="Arial"/>
          <w:color w:val="14B1E2"/>
          <w:sz w:val="18"/>
          <w:lang w:eastAsia="en-US"/>
        </w:rPr>
      </w:pPr>
      <w:r>
        <w:rPr>
          <w:rFonts w:ascii="Arial" w:hAnsi="Arial" w:cs="Arial"/>
          <w:color w:val="14B1E2"/>
          <w:sz w:val="18"/>
          <w:lang w:eastAsia="en-US"/>
        </w:rPr>
        <w:t>%</w:t>
      </w:r>
    </w:p>
    <w:p w14:paraId="3C2522F5" w14:textId="689F6CD8" w:rsidR="00A71562" w:rsidRPr="002A6C8A" w:rsidRDefault="00A71562" w:rsidP="00A71562">
      <w:pPr>
        <w:spacing w:line="312" w:lineRule="auto"/>
        <w:rPr>
          <w:rFonts w:ascii="Arial" w:hAnsi="Arial" w:cs="Arial"/>
          <w:color w:val="14B1E2"/>
          <w:sz w:val="18"/>
          <w:lang w:eastAsia="en-US"/>
        </w:rPr>
      </w:pPr>
      <w:r w:rsidRPr="002A6C8A">
        <w:rPr>
          <w:rFonts w:ascii="Arial" w:hAnsi="Arial" w:cs="Arial"/>
          <w:color w:val="14B1E2"/>
          <w:sz w:val="18"/>
          <w:lang w:eastAsia="en-US"/>
        </w:rPr>
        <w:t xml:space="preserve">% See also: </w:t>
      </w:r>
      <w:proofErr w:type="spellStart"/>
      <w:r w:rsidRPr="002A6C8A">
        <w:rPr>
          <w:rFonts w:ascii="Arial" w:hAnsi="Arial" w:cs="Arial"/>
          <w:color w:val="14B1E2"/>
          <w:sz w:val="18"/>
          <w:lang w:eastAsia="en-US"/>
        </w:rPr>
        <w:t>fftFilterBankFunc.m</w:t>
      </w:r>
      <w:proofErr w:type="spellEnd"/>
      <w:r w:rsidR="002A6C8A" w:rsidRPr="002A6C8A">
        <w:rPr>
          <w:rFonts w:ascii="Arial" w:hAnsi="Arial" w:cs="Arial"/>
          <w:color w:val="14B1E2"/>
          <w:sz w:val="18"/>
          <w:lang w:eastAsia="en-US"/>
        </w:rPr>
        <w:t xml:space="preserve">, </w:t>
      </w:r>
      <w:proofErr w:type="spellStart"/>
      <w:r w:rsidR="002A6C8A" w:rsidRPr="002A6C8A">
        <w:rPr>
          <w:rFonts w:ascii="Arial" w:hAnsi="Arial" w:cs="Arial"/>
          <w:color w:val="14B1E2"/>
          <w:sz w:val="18"/>
          <w:lang w:eastAsia="en-US"/>
        </w:rPr>
        <w:t>P</w:t>
      </w:r>
      <w:r w:rsidR="002A6C8A" w:rsidRPr="0081262E">
        <w:rPr>
          <w:rFonts w:ascii="Arial" w:hAnsi="Arial" w:cs="Arial"/>
          <w:color w:val="14B1E2"/>
          <w:sz w:val="18"/>
          <w:lang w:eastAsia="en-US"/>
        </w:rPr>
        <w:t>rocUnit.m</w:t>
      </w:r>
      <w:proofErr w:type="spellEnd"/>
    </w:p>
    <w:p w14:paraId="56C509AD" w14:textId="77777777" w:rsidR="00A71562" w:rsidRPr="002A6C8A" w:rsidRDefault="00A71562" w:rsidP="00A71562">
      <w:pPr>
        <w:spacing w:line="312" w:lineRule="auto"/>
        <w:rPr>
          <w:rFonts w:ascii="Arial" w:hAnsi="Arial" w:cs="Arial"/>
          <w:color w:val="14B1E2"/>
          <w:sz w:val="18"/>
          <w:lang w:eastAsia="en-US"/>
        </w:rPr>
      </w:pPr>
    </w:p>
    <w:p w14:paraId="47343F7C" w14:textId="3B9D6BAA" w:rsidR="00A71562" w:rsidRPr="0081262E" w:rsidRDefault="00A71562" w:rsidP="0081262E">
      <w:pPr>
        <w:spacing w:after="120"/>
        <w:rPr>
          <w:u w:val="single"/>
          <w:lang w:eastAsia="en-US"/>
        </w:rPr>
      </w:pPr>
      <w:proofErr w:type="spellStart"/>
      <w:r w:rsidRPr="0081262E">
        <w:rPr>
          <w:u w:val="single"/>
          <w:lang w:eastAsia="en-US"/>
        </w:rPr>
        <w:t>fftFilterbankF</w:t>
      </w:r>
      <w:r>
        <w:rPr>
          <w:u w:val="single"/>
          <w:lang w:eastAsia="en-US"/>
        </w:rPr>
        <w:t>unc</w:t>
      </w:r>
      <w:r w:rsidRPr="0081262E">
        <w:rPr>
          <w:u w:val="single"/>
          <w:lang w:eastAsia="en-US"/>
        </w:rPr>
        <w:t>.m</w:t>
      </w:r>
      <w:proofErr w:type="spellEnd"/>
    </w:p>
    <w:p w14:paraId="1586665F" w14:textId="3F1DA57C"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X = </w:t>
      </w:r>
      <w:proofErr w:type="spellStart"/>
      <w:r w:rsidRPr="00A71562">
        <w:rPr>
          <w:rFonts w:ascii="Arial" w:hAnsi="Arial" w:cs="Arial"/>
          <w:color w:val="14B1E2"/>
          <w:sz w:val="18"/>
          <w:lang w:eastAsia="en-US"/>
        </w:rPr>
        <w:t>fftFilterbankFunc</w:t>
      </w:r>
      <w:proofErr w:type="spellEnd"/>
      <w:r w:rsidRPr="00A71562">
        <w:rPr>
          <w:rFonts w:ascii="Arial" w:hAnsi="Arial" w:cs="Arial"/>
          <w:color w:val="14B1E2"/>
          <w:sz w:val="18"/>
          <w:lang w:eastAsia="en-US"/>
        </w:rPr>
        <w:t>(</w:t>
      </w:r>
      <w:r>
        <w:rPr>
          <w:rFonts w:ascii="Arial" w:hAnsi="Arial" w:cs="Arial"/>
          <w:color w:val="14B1E2"/>
          <w:sz w:val="18"/>
          <w:lang w:eastAsia="en-US"/>
        </w:rPr>
        <w:t xml:space="preserve">par, </w:t>
      </w:r>
      <w:proofErr w:type="spellStart"/>
      <w:r w:rsidRPr="00A71562">
        <w:rPr>
          <w:rFonts w:ascii="Arial" w:hAnsi="Arial" w:cs="Arial"/>
          <w:color w:val="14B1E2"/>
          <w:sz w:val="18"/>
          <w:lang w:eastAsia="en-US"/>
        </w:rPr>
        <w:t>buf</w:t>
      </w:r>
      <w:proofErr w:type="spellEnd"/>
      <w:r w:rsidRPr="00A71562">
        <w:rPr>
          <w:rFonts w:ascii="Arial" w:hAnsi="Arial" w:cs="Arial"/>
          <w:color w:val="14B1E2"/>
          <w:sz w:val="18"/>
          <w:lang w:eastAsia="en-US"/>
        </w:rPr>
        <w:t>)</w:t>
      </w:r>
    </w:p>
    <w:p w14:paraId="60120986"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Compute FFT along each column of a matrix buffered signal segments.</w:t>
      </w:r>
    </w:p>
    <w:p w14:paraId="2F0450AB"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w:t>
      </w:r>
    </w:p>
    <w:p w14:paraId="539774AE" w14:textId="6F626700" w:rsid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INPUT:</w:t>
      </w:r>
    </w:p>
    <w:p w14:paraId="2D166CDA" w14:textId="2F608B3D" w:rsidR="00A71562" w:rsidRPr="00A71562" w:rsidRDefault="00A71562" w:rsidP="00A71562">
      <w:pPr>
        <w:spacing w:line="312" w:lineRule="auto"/>
        <w:rPr>
          <w:rFonts w:ascii="Arial" w:hAnsi="Arial" w:cs="Arial"/>
          <w:color w:val="14B1E2"/>
          <w:sz w:val="18"/>
          <w:lang w:eastAsia="en-US"/>
        </w:rPr>
      </w:pPr>
      <w:r>
        <w:rPr>
          <w:rFonts w:ascii="Arial" w:hAnsi="Arial" w:cs="Arial"/>
          <w:color w:val="14B1E2"/>
          <w:sz w:val="18"/>
          <w:lang w:eastAsia="en-US"/>
        </w:rPr>
        <w:t xml:space="preserve">%   par - parameter object / struct </w:t>
      </w:r>
    </w:p>
    <w:p w14:paraId="746418C4"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proofErr w:type="spellStart"/>
      <w:r w:rsidRPr="00A71562">
        <w:rPr>
          <w:rFonts w:ascii="Arial" w:hAnsi="Arial" w:cs="Arial"/>
          <w:color w:val="14B1E2"/>
          <w:sz w:val="18"/>
          <w:lang w:eastAsia="en-US"/>
        </w:rPr>
        <w:t>buf</w:t>
      </w:r>
      <w:proofErr w:type="spellEnd"/>
      <w:r w:rsidRPr="00A71562">
        <w:rPr>
          <w:rFonts w:ascii="Arial" w:hAnsi="Arial" w:cs="Arial"/>
          <w:color w:val="14B1E2"/>
          <w:sz w:val="18"/>
          <w:lang w:eastAsia="en-US"/>
        </w:rPr>
        <w:t xml:space="preserve"> - </w:t>
      </w:r>
      <w:proofErr w:type="spellStart"/>
      <w:r w:rsidRPr="00A71562">
        <w:rPr>
          <w:rFonts w:ascii="Arial" w:hAnsi="Arial" w:cs="Arial"/>
          <w:color w:val="14B1E2"/>
          <w:sz w:val="18"/>
          <w:lang w:eastAsia="en-US"/>
        </w:rPr>
        <w:t>nFft</w:t>
      </w:r>
      <w:proofErr w:type="spellEnd"/>
      <w:r w:rsidRPr="00A71562">
        <w:rPr>
          <w:rFonts w:ascii="Arial" w:hAnsi="Arial" w:cs="Arial"/>
          <w:color w:val="14B1E2"/>
          <w:sz w:val="18"/>
          <w:lang w:eastAsia="en-US"/>
        </w:rPr>
        <w:t xml:space="preserve"> x </w:t>
      </w:r>
      <w:proofErr w:type="spellStart"/>
      <w:r w:rsidRPr="00A71562">
        <w:rPr>
          <w:rFonts w:ascii="Arial" w:hAnsi="Arial" w:cs="Arial"/>
          <w:color w:val="14B1E2"/>
          <w:sz w:val="18"/>
          <w:lang w:eastAsia="en-US"/>
        </w:rPr>
        <w:t>nFrames</w:t>
      </w:r>
      <w:proofErr w:type="spellEnd"/>
      <w:r w:rsidRPr="00A71562">
        <w:rPr>
          <w:rFonts w:ascii="Arial" w:hAnsi="Arial" w:cs="Arial"/>
          <w:color w:val="14B1E2"/>
          <w:sz w:val="18"/>
          <w:lang w:eastAsia="en-US"/>
        </w:rPr>
        <w:t xml:space="preserve"> matrix of windowed signal buffers</w:t>
      </w:r>
    </w:p>
    <w:p w14:paraId="3F170413"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w:t>
      </w:r>
    </w:p>
    <w:p w14:paraId="710423E4" w14:textId="0612191A"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FIELDS FOR </w:t>
      </w:r>
      <w:r>
        <w:rPr>
          <w:rFonts w:ascii="Arial" w:hAnsi="Arial" w:cs="Arial"/>
          <w:color w:val="14B1E2"/>
          <w:sz w:val="18"/>
          <w:lang w:eastAsia="en-US"/>
        </w:rPr>
        <w:t>par</w:t>
      </w:r>
      <w:r w:rsidRPr="00A71562">
        <w:rPr>
          <w:rFonts w:ascii="Arial" w:hAnsi="Arial" w:cs="Arial"/>
          <w:color w:val="14B1E2"/>
          <w:sz w:val="18"/>
          <w:lang w:eastAsia="en-US"/>
        </w:rPr>
        <w:t>:</w:t>
      </w:r>
    </w:p>
    <w:p w14:paraId="46E1DD9C"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proofErr w:type="spellStart"/>
      <w:r w:rsidRPr="00A71562">
        <w:rPr>
          <w:rFonts w:ascii="Arial" w:hAnsi="Arial" w:cs="Arial"/>
          <w:color w:val="14B1E2"/>
          <w:sz w:val="18"/>
          <w:lang w:eastAsia="en-US"/>
        </w:rPr>
        <w:t>parent.nFft</w:t>
      </w:r>
      <w:proofErr w:type="spellEnd"/>
      <w:r w:rsidRPr="00A71562">
        <w:rPr>
          <w:rFonts w:ascii="Arial" w:hAnsi="Arial" w:cs="Arial"/>
          <w:color w:val="14B1E2"/>
          <w:sz w:val="18"/>
          <w:lang w:eastAsia="en-US"/>
        </w:rPr>
        <w:t xml:space="preserve"> - FFT length [int &gt; 0]</w:t>
      </w:r>
    </w:p>
    <w:p w14:paraId="61FF8635"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proofErr w:type="spellStart"/>
      <w:r w:rsidRPr="00A71562">
        <w:rPr>
          <w:rFonts w:ascii="Arial" w:hAnsi="Arial" w:cs="Arial"/>
          <w:color w:val="14B1E2"/>
          <w:sz w:val="18"/>
          <w:lang w:eastAsia="en-US"/>
        </w:rPr>
        <w:t>combineDcNy</w:t>
      </w:r>
      <w:proofErr w:type="spellEnd"/>
      <w:r w:rsidRPr="00A71562">
        <w:rPr>
          <w:rFonts w:ascii="Arial" w:hAnsi="Arial" w:cs="Arial"/>
          <w:color w:val="14B1E2"/>
          <w:sz w:val="18"/>
          <w:lang w:eastAsia="en-US"/>
        </w:rPr>
        <w:t xml:space="preserve"> - Combine DC and Nyquist bins into single complex 1st bin? [</w:t>
      </w:r>
      <w:proofErr w:type="spellStart"/>
      <w:r w:rsidRPr="00A71562">
        <w:rPr>
          <w:rFonts w:ascii="Arial" w:hAnsi="Arial" w:cs="Arial"/>
          <w:color w:val="14B1E2"/>
          <w:sz w:val="18"/>
          <w:lang w:eastAsia="en-US"/>
        </w:rPr>
        <w:t>boolean</w:t>
      </w:r>
      <w:proofErr w:type="spellEnd"/>
      <w:r w:rsidRPr="00A71562">
        <w:rPr>
          <w:rFonts w:ascii="Arial" w:hAnsi="Arial" w:cs="Arial"/>
          <w:color w:val="14B1E2"/>
          <w:sz w:val="18"/>
          <w:lang w:eastAsia="en-US"/>
        </w:rPr>
        <w:t>]</w:t>
      </w:r>
    </w:p>
    <w:p w14:paraId="22CC859C" w14:textId="71D2DE63"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r>
        <w:rPr>
          <w:rFonts w:ascii="Arial" w:hAnsi="Arial" w:cs="Arial"/>
          <w:color w:val="14B1E2"/>
          <w:sz w:val="18"/>
          <w:lang w:eastAsia="en-US"/>
        </w:rPr>
        <w:tab/>
        <w:t xml:space="preserve">         </w:t>
      </w:r>
      <w:r w:rsidRPr="00A71562">
        <w:rPr>
          <w:rFonts w:ascii="Arial" w:hAnsi="Arial" w:cs="Arial"/>
          <w:color w:val="14B1E2"/>
          <w:sz w:val="18"/>
          <w:lang w:eastAsia="en-US"/>
        </w:rPr>
        <w:t xml:space="preserve">if true, then bin #1 = .5*(DC+NY + </w:t>
      </w:r>
      <w:proofErr w:type="spellStart"/>
      <w:r w:rsidRPr="00A71562">
        <w:rPr>
          <w:rFonts w:ascii="Arial" w:hAnsi="Arial" w:cs="Arial"/>
          <w:color w:val="14B1E2"/>
          <w:sz w:val="18"/>
          <w:lang w:eastAsia="en-US"/>
        </w:rPr>
        <w:t>i</w:t>
      </w:r>
      <w:proofErr w:type="spellEnd"/>
      <w:r w:rsidRPr="00A71562">
        <w:rPr>
          <w:rFonts w:ascii="Arial" w:hAnsi="Arial" w:cs="Arial"/>
          <w:color w:val="14B1E2"/>
          <w:sz w:val="18"/>
          <w:lang w:eastAsia="en-US"/>
        </w:rPr>
        <w:t>(DC-NY)) and bin #</w:t>
      </w:r>
      <w:r w:rsidR="002A6C8A">
        <w:rPr>
          <w:rFonts w:ascii="Arial" w:hAnsi="Arial" w:cs="Arial"/>
          <w:color w:val="14B1E2"/>
          <w:sz w:val="18"/>
          <w:lang w:eastAsia="en-US"/>
        </w:rPr>
        <w:t>(</w:t>
      </w:r>
      <w:proofErr w:type="spellStart"/>
      <w:r w:rsidR="002A6C8A">
        <w:rPr>
          <w:rFonts w:ascii="Arial" w:hAnsi="Arial" w:cs="Arial"/>
          <w:color w:val="14B1E2"/>
          <w:sz w:val="18"/>
          <w:lang w:eastAsia="en-US"/>
        </w:rPr>
        <w:t>nFfft</w:t>
      </w:r>
      <w:proofErr w:type="spellEnd"/>
      <w:r w:rsidR="002A6C8A" w:rsidRPr="00A71562">
        <w:rPr>
          <w:rFonts w:ascii="Arial" w:hAnsi="Arial" w:cs="Arial"/>
          <w:color w:val="14B1E2"/>
          <w:sz w:val="18"/>
          <w:lang w:eastAsia="en-US"/>
        </w:rPr>
        <w:t xml:space="preserve"> </w:t>
      </w:r>
      <w:r w:rsidRPr="00A71562">
        <w:rPr>
          <w:rFonts w:ascii="Arial" w:hAnsi="Arial" w:cs="Arial"/>
          <w:color w:val="14B1E2"/>
          <w:sz w:val="18"/>
          <w:lang w:eastAsia="en-US"/>
        </w:rPr>
        <w:t>/2+1</w:t>
      </w:r>
      <w:r w:rsidR="002A6C8A">
        <w:rPr>
          <w:rFonts w:ascii="Arial" w:hAnsi="Arial" w:cs="Arial"/>
          <w:color w:val="14B1E2"/>
          <w:sz w:val="18"/>
          <w:lang w:eastAsia="en-US"/>
        </w:rPr>
        <w:t>)</w:t>
      </w:r>
      <w:r w:rsidRPr="00A71562">
        <w:rPr>
          <w:rFonts w:ascii="Arial" w:hAnsi="Arial" w:cs="Arial"/>
          <w:color w:val="14B1E2"/>
          <w:sz w:val="18"/>
          <w:lang w:eastAsia="en-US"/>
        </w:rPr>
        <w:t xml:space="preserve"> = 0</w:t>
      </w:r>
    </w:p>
    <w:p w14:paraId="1B2E69CC"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proofErr w:type="spellStart"/>
      <w:r w:rsidRPr="00A71562">
        <w:rPr>
          <w:rFonts w:ascii="Arial" w:hAnsi="Arial" w:cs="Arial"/>
          <w:color w:val="14B1E2"/>
          <w:sz w:val="18"/>
          <w:lang w:eastAsia="en-US"/>
        </w:rPr>
        <w:t>compensateFftLength</w:t>
      </w:r>
      <w:proofErr w:type="spellEnd"/>
      <w:r w:rsidRPr="00A71562">
        <w:rPr>
          <w:rFonts w:ascii="Arial" w:hAnsi="Arial" w:cs="Arial"/>
          <w:color w:val="14B1E2"/>
          <w:sz w:val="18"/>
          <w:lang w:eastAsia="en-US"/>
        </w:rPr>
        <w:t xml:space="preserve"> - Divide FFT coefficients by </w:t>
      </w:r>
      <w:proofErr w:type="spellStart"/>
      <w:r w:rsidRPr="00A71562">
        <w:rPr>
          <w:rFonts w:ascii="Arial" w:hAnsi="Arial" w:cs="Arial"/>
          <w:color w:val="14B1E2"/>
          <w:sz w:val="18"/>
          <w:lang w:eastAsia="en-US"/>
        </w:rPr>
        <w:t>nFft</w:t>
      </w:r>
      <w:proofErr w:type="spellEnd"/>
      <w:r w:rsidRPr="00A71562">
        <w:rPr>
          <w:rFonts w:ascii="Arial" w:hAnsi="Arial" w:cs="Arial"/>
          <w:color w:val="14B1E2"/>
          <w:sz w:val="18"/>
          <w:lang w:eastAsia="en-US"/>
        </w:rPr>
        <w:t>/2? [</w:t>
      </w:r>
      <w:proofErr w:type="spellStart"/>
      <w:r w:rsidRPr="00A71562">
        <w:rPr>
          <w:rFonts w:ascii="Arial" w:hAnsi="Arial" w:cs="Arial"/>
          <w:color w:val="14B1E2"/>
          <w:sz w:val="18"/>
          <w:lang w:eastAsia="en-US"/>
        </w:rPr>
        <w:t>boolean</w:t>
      </w:r>
      <w:proofErr w:type="spellEnd"/>
      <w:r w:rsidRPr="00A71562">
        <w:rPr>
          <w:rFonts w:ascii="Arial" w:hAnsi="Arial" w:cs="Arial"/>
          <w:color w:val="14B1E2"/>
          <w:sz w:val="18"/>
          <w:lang w:eastAsia="en-US"/>
        </w:rPr>
        <w:t>]</w:t>
      </w:r>
    </w:p>
    <w:p w14:paraId="5E9D6C75"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xml:space="preserve">%   </w:t>
      </w:r>
      <w:proofErr w:type="spellStart"/>
      <w:r w:rsidRPr="00A71562">
        <w:rPr>
          <w:rFonts w:ascii="Arial" w:hAnsi="Arial" w:cs="Arial"/>
          <w:color w:val="14B1E2"/>
          <w:sz w:val="18"/>
          <w:lang w:eastAsia="en-US"/>
        </w:rPr>
        <w:t>includeNyquistBin</w:t>
      </w:r>
      <w:proofErr w:type="spellEnd"/>
      <w:r w:rsidRPr="00A71562">
        <w:rPr>
          <w:rFonts w:ascii="Arial" w:hAnsi="Arial" w:cs="Arial"/>
          <w:color w:val="14B1E2"/>
          <w:sz w:val="18"/>
          <w:lang w:eastAsia="en-US"/>
        </w:rPr>
        <w:t xml:space="preserve"> - return bin #</w:t>
      </w:r>
      <w:proofErr w:type="spellStart"/>
      <w:r w:rsidRPr="00A71562">
        <w:rPr>
          <w:rFonts w:ascii="Arial" w:hAnsi="Arial" w:cs="Arial"/>
          <w:color w:val="14B1E2"/>
          <w:sz w:val="18"/>
          <w:lang w:eastAsia="en-US"/>
        </w:rPr>
        <w:t>nFft</w:t>
      </w:r>
      <w:proofErr w:type="spellEnd"/>
      <w:r w:rsidRPr="00A71562">
        <w:rPr>
          <w:rFonts w:ascii="Arial" w:hAnsi="Arial" w:cs="Arial"/>
          <w:color w:val="14B1E2"/>
          <w:sz w:val="18"/>
          <w:lang w:eastAsia="en-US"/>
        </w:rPr>
        <w:t>/2+1 in output? [</w:t>
      </w:r>
      <w:proofErr w:type="spellStart"/>
      <w:r w:rsidRPr="00A71562">
        <w:rPr>
          <w:rFonts w:ascii="Arial" w:hAnsi="Arial" w:cs="Arial"/>
          <w:color w:val="14B1E2"/>
          <w:sz w:val="18"/>
          <w:lang w:eastAsia="en-US"/>
        </w:rPr>
        <w:t>boolean</w:t>
      </w:r>
      <w:proofErr w:type="spellEnd"/>
      <w:r w:rsidRPr="00A71562">
        <w:rPr>
          <w:rFonts w:ascii="Arial" w:hAnsi="Arial" w:cs="Arial"/>
          <w:color w:val="14B1E2"/>
          <w:sz w:val="18"/>
          <w:lang w:eastAsia="en-US"/>
        </w:rPr>
        <w:t>]</w:t>
      </w:r>
    </w:p>
    <w:p w14:paraId="5856AAEE"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w:t>
      </w:r>
    </w:p>
    <w:p w14:paraId="0FE851EB" w14:textId="77777777" w:rsidR="00A71562" w:rsidRPr="00A71562" w:rsidRDefault="00A71562" w:rsidP="00A71562">
      <w:pPr>
        <w:spacing w:line="312" w:lineRule="auto"/>
        <w:rPr>
          <w:rFonts w:ascii="Arial" w:hAnsi="Arial" w:cs="Arial"/>
          <w:color w:val="14B1E2"/>
          <w:sz w:val="18"/>
          <w:lang w:eastAsia="en-US"/>
        </w:rPr>
      </w:pPr>
      <w:r w:rsidRPr="00A71562">
        <w:rPr>
          <w:rFonts w:ascii="Arial" w:hAnsi="Arial" w:cs="Arial"/>
          <w:color w:val="14B1E2"/>
          <w:sz w:val="18"/>
          <w:lang w:eastAsia="en-US"/>
        </w:rPr>
        <w:t>% OUTPUT:</w:t>
      </w:r>
    </w:p>
    <w:p w14:paraId="54B23ABC" w14:textId="01ED0E07" w:rsidR="00A71562" w:rsidRDefault="00A71562">
      <w:pPr>
        <w:spacing w:line="312" w:lineRule="auto"/>
        <w:rPr>
          <w:rFonts w:ascii="Arial" w:hAnsi="Arial" w:cs="Arial"/>
          <w:color w:val="14B1E2"/>
          <w:sz w:val="18"/>
          <w:lang w:eastAsia="en-US"/>
        </w:rPr>
      </w:pPr>
      <w:r w:rsidRPr="00A71562">
        <w:rPr>
          <w:rFonts w:ascii="Arial" w:hAnsi="Arial" w:cs="Arial"/>
          <w:color w:val="14B1E2"/>
          <w:sz w:val="18"/>
          <w:lang w:eastAsia="en-US"/>
        </w:rPr>
        <w:t>%   X - FFT coefficient matrix, (</w:t>
      </w:r>
      <w:proofErr w:type="spellStart"/>
      <w:r w:rsidR="002A6C8A">
        <w:rPr>
          <w:rFonts w:ascii="Arial" w:hAnsi="Arial" w:cs="Arial"/>
          <w:color w:val="14B1E2"/>
          <w:sz w:val="18"/>
          <w:lang w:eastAsia="en-US"/>
        </w:rPr>
        <w:t>nFft</w:t>
      </w:r>
      <w:proofErr w:type="spellEnd"/>
      <w:r w:rsidRPr="00A71562">
        <w:rPr>
          <w:rFonts w:ascii="Arial" w:hAnsi="Arial" w:cs="Arial"/>
          <w:color w:val="14B1E2"/>
          <w:sz w:val="18"/>
          <w:lang w:eastAsia="en-US"/>
        </w:rPr>
        <w:t xml:space="preserve">/2) x </w:t>
      </w:r>
      <w:proofErr w:type="spellStart"/>
      <w:r w:rsidRPr="00A71562">
        <w:rPr>
          <w:rFonts w:ascii="Arial" w:hAnsi="Arial" w:cs="Arial"/>
          <w:color w:val="14B1E2"/>
          <w:sz w:val="18"/>
          <w:lang w:eastAsia="en-US"/>
        </w:rPr>
        <w:t>nFrames</w:t>
      </w:r>
      <w:proofErr w:type="spellEnd"/>
      <w:r w:rsidRPr="00A71562">
        <w:rPr>
          <w:rFonts w:ascii="Arial" w:hAnsi="Arial" w:cs="Arial"/>
          <w:color w:val="14B1E2"/>
          <w:sz w:val="18"/>
          <w:lang w:eastAsia="en-US"/>
        </w:rPr>
        <w:t xml:space="preserve"> or (</w:t>
      </w:r>
      <w:proofErr w:type="spellStart"/>
      <w:r w:rsidR="002A6C8A">
        <w:rPr>
          <w:rFonts w:ascii="Arial" w:hAnsi="Arial" w:cs="Arial"/>
          <w:color w:val="14B1E2"/>
          <w:sz w:val="18"/>
          <w:lang w:eastAsia="en-US"/>
        </w:rPr>
        <w:t>nFft</w:t>
      </w:r>
      <w:proofErr w:type="spellEnd"/>
      <w:r w:rsidRPr="00A71562">
        <w:rPr>
          <w:rFonts w:ascii="Arial" w:hAnsi="Arial" w:cs="Arial"/>
          <w:color w:val="14B1E2"/>
          <w:sz w:val="18"/>
          <w:lang w:eastAsia="en-US"/>
        </w:rPr>
        <w:t xml:space="preserve">/2+1) x </w:t>
      </w:r>
      <w:proofErr w:type="spellStart"/>
      <w:r w:rsidRPr="00A71562">
        <w:rPr>
          <w:rFonts w:ascii="Arial" w:hAnsi="Arial" w:cs="Arial"/>
          <w:color w:val="14B1E2"/>
          <w:sz w:val="18"/>
          <w:lang w:eastAsia="en-US"/>
        </w:rPr>
        <w:t>nFrames</w:t>
      </w:r>
      <w:proofErr w:type="spellEnd"/>
      <w:r w:rsidRPr="00A71562">
        <w:rPr>
          <w:rFonts w:ascii="Arial" w:hAnsi="Arial" w:cs="Arial"/>
          <w:color w:val="14B1E2"/>
          <w:sz w:val="18"/>
          <w:lang w:eastAsia="en-US"/>
        </w:rPr>
        <w:t xml:space="preserve"> depending on </w:t>
      </w:r>
      <w:proofErr w:type="spellStart"/>
      <w:r w:rsidRPr="00A71562">
        <w:rPr>
          <w:rFonts w:ascii="Arial" w:hAnsi="Arial" w:cs="Arial"/>
          <w:color w:val="14B1E2"/>
          <w:sz w:val="18"/>
          <w:lang w:eastAsia="en-US"/>
        </w:rPr>
        <w:t>includeNyquistBin</w:t>
      </w:r>
      <w:proofErr w:type="spellEnd"/>
    </w:p>
    <w:p w14:paraId="2119A724" w14:textId="6011205E" w:rsidR="00FA556A" w:rsidRPr="00FA556A" w:rsidRDefault="00FA556A">
      <w:pPr>
        <w:spacing w:line="312" w:lineRule="auto"/>
        <w:rPr>
          <w:rFonts w:ascii="Arial" w:hAnsi="Arial" w:cs="Arial"/>
          <w:color w:val="14B1E2"/>
          <w:sz w:val="18"/>
          <w:lang w:eastAsia="en-US"/>
        </w:rPr>
      </w:pPr>
      <w:r w:rsidRPr="00FA556A">
        <w:rPr>
          <w:rFonts w:ascii="Arial" w:hAnsi="Arial" w:cs="Arial"/>
          <w:color w:val="14B1E2"/>
          <w:sz w:val="18"/>
          <w:lang w:eastAsia="en-US"/>
        </w:rPr>
        <w:t xml:space="preserve"> </w:t>
      </w:r>
    </w:p>
    <w:p w14:paraId="07DBCA39" w14:textId="05A56F86" w:rsidR="005671E1" w:rsidRDefault="005671E1" w:rsidP="00D82213">
      <w:pPr>
        <w:pStyle w:val="Heading2"/>
      </w:pPr>
      <w:bookmarkStart w:id="15" w:name="_Toc16240283"/>
      <w:bookmarkStart w:id="16" w:name="_Toc16244281"/>
      <w:bookmarkStart w:id="17" w:name="_Toc16240284"/>
      <w:bookmarkStart w:id="18" w:name="_Toc16244282"/>
      <w:bookmarkStart w:id="19" w:name="_Toc16240285"/>
      <w:bookmarkStart w:id="20" w:name="_Toc16244283"/>
      <w:bookmarkStart w:id="21" w:name="_Toc16240286"/>
      <w:bookmarkStart w:id="22" w:name="_Toc16244284"/>
      <w:bookmarkStart w:id="23" w:name="_Toc16240287"/>
      <w:bookmarkStart w:id="24" w:name="_Toc16244285"/>
      <w:bookmarkStart w:id="25" w:name="_Toc16240288"/>
      <w:bookmarkStart w:id="26" w:name="_Toc16244286"/>
      <w:bookmarkStart w:id="27" w:name="_Toc16240289"/>
      <w:bookmarkStart w:id="28" w:name="_Toc16244287"/>
      <w:bookmarkStart w:id="29" w:name="_Toc16240290"/>
      <w:bookmarkStart w:id="30" w:name="_Toc16244288"/>
      <w:bookmarkStart w:id="31" w:name="_Toc16240291"/>
      <w:bookmarkStart w:id="32" w:name="_Toc16244289"/>
      <w:bookmarkStart w:id="33" w:name="_Toc16240292"/>
      <w:bookmarkStart w:id="34" w:name="_Toc16244290"/>
      <w:bookmarkStart w:id="35" w:name="_Toc16240293"/>
      <w:bookmarkStart w:id="36" w:name="_Toc16244291"/>
      <w:bookmarkStart w:id="37" w:name="_Toc16240294"/>
      <w:bookmarkStart w:id="38" w:name="_Toc16244292"/>
      <w:bookmarkStart w:id="39" w:name="_Toc16240295"/>
      <w:bookmarkStart w:id="40" w:name="_Toc16244293"/>
      <w:bookmarkStart w:id="41" w:name="_Ref16245676"/>
      <w:bookmarkStart w:id="42" w:name="_Toc52962449"/>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t>Defining connections between blocks</w:t>
      </w:r>
      <w:bookmarkEnd w:id="41"/>
      <w:bookmarkEnd w:id="42"/>
    </w:p>
    <w:p w14:paraId="560DD802" w14:textId="77777777" w:rsidR="00D851EA" w:rsidRDefault="00D851EA" w:rsidP="00D82213">
      <w:pPr>
        <w:rPr>
          <w:lang w:eastAsia="en-US"/>
        </w:rPr>
      </w:pPr>
    </w:p>
    <w:p w14:paraId="50B1156A" w14:textId="6E8E019B" w:rsidR="000F7410" w:rsidRDefault="005453CB" w:rsidP="00D82213">
      <w:pPr>
        <w:rPr>
          <w:lang w:eastAsia="en-US"/>
        </w:rPr>
      </w:pPr>
      <w:r>
        <w:rPr>
          <w:lang w:eastAsia="en-US"/>
        </w:rPr>
        <w:t>After a block has been added to a coding strategy object in the manner described above, its signal input and output ports can and</w:t>
      </w:r>
      <w:r w:rsidR="00C90954">
        <w:rPr>
          <w:lang w:eastAsia="en-US"/>
        </w:rPr>
        <w:t xml:space="preserve"> typically </w:t>
      </w:r>
      <w:r>
        <w:rPr>
          <w:lang w:eastAsia="en-US"/>
        </w:rPr>
        <w:t xml:space="preserve">need to be </w:t>
      </w:r>
      <w:r w:rsidR="001E6E91">
        <w:rPr>
          <w:lang w:eastAsia="en-US"/>
        </w:rPr>
        <w:t>connected to the ports of other blocks.</w:t>
      </w:r>
      <w:r>
        <w:rPr>
          <w:lang w:eastAsia="en-US"/>
        </w:rPr>
        <w:t xml:space="preserve"> </w:t>
      </w:r>
      <w:r w:rsidR="00BE4498">
        <w:rPr>
          <w:lang w:eastAsia="en-US"/>
        </w:rPr>
        <w:t xml:space="preserve"> </w:t>
      </w:r>
      <w:r w:rsidR="001E6E91">
        <w:rPr>
          <w:lang w:eastAsia="en-US"/>
        </w:rPr>
        <w:t xml:space="preserve">By </w:t>
      </w:r>
      <w:r w:rsidR="000F7410">
        <w:rPr>
          <w:lang w:eastAsia="en-US"/>
        </w:rPr>
        <w:t xml:space="preserve">calling </w:t>
      </w:r>
      <w:proofErr w:type="spellStart"/>
      <w:r w:rsidR="000F7410" w:rsidRPr="00F16220">
        <w:rPr>
          <w:color w:val="14B1E2"/>
          <w:lang w:eastAsia="en-US"/>
        </w:rPr>
        <w:lastRenderedPageBreak/>
        <w:t>strat.connect</w:t>
      </w:r>
      <w:proofErr w:type="spellEnd"/>
      <w:r w:rsidR="001E6E91">
        <w:rPr>
          <w:color w:val="14B1E2"/>
          <w:lang w:eastAsia="en-US"/>
        </w:rPr>
        <w:t>(…)</w:t>
      </w:r>
      <w:r w:rsidR="000F7410" w:rsidRPr="00F16220">
        <w:rPr>
          <w:color w:val="14B1E2"/>
          <w:lang w:eastAsia="en-US"/>
        </w:rPr>
        <w:t xml:space="preserve"> </w:t>
      </w:r>
      <w:r w:rsidR="000F7410">
        <w:rPr>
          <w:lang w:eastAsia="en-US"/>
        </w:rPr>
        <w:t>it is possible to conn</w:t>
      </w:r>
      <w:r w:rsidR="00845D4D">
        <w:rPr>
          <w:lang w:eastAsia="en-US"/>
        </w:rPr>
        <w:t>ect</w:t>
      </w:r>
      <w:r w:rsidR="001E6E91">
        <w:rPr>
          <w:lang w:eastAsia="en-US"/>
        </w:rPr>
        <w:t xml:space="preserve"> the</w:t>
      </w:r>
      <w:r w:rsidR="00845D4D">
        <w:rPr>
          <w:lang w:eastAsia="en-US"/>
        </w:rPr>
        <w:t xml:space="preserve"> output </w:t>
      </w:r>
      <w:r w:rsidR="001E6E91">
        <w:rPr>
          <w:lang w:eastAsia="en-US"/>
        </w:rPr>
        <w:t xml:space="preserve">port </w:t>
      </w:r>
      <w:r w:rsidR="00845D4D">
        <w:rPr>
          <w:lang w:eastAsia="en-US"/>
        </w:rPr>
        <w:t>of a</w:t>
      </w:r>
      <w:r w:rsidR="001E6E91">
        <w:rPr>
          <w:lang w:eastAsia="en-US"/>
        </w:rPr>
        <w:t xml:space="preserve"> source</w:t>
      </w:r>
      <w:r w:rsidR="00845D4D">
        <w:rPr>
          <w:lang w:eastAsia="en-US"/>
        </w:rPr>
        <w:t xml:space="preserve"> block</w:t>
      </w:r>
      <w:r w:rsidR="001E6E91">
        <w:rPr>
          <w:lang w:eastAsia="en-US"/>
        </w:rPr>
        <w:t xml:space="preserve"> </w:t>
      </w:r>
      <w:r w:rsidR="000F7410">
        <w:rPr>
          <w:lang w:eastAsia="en-US"/>
        </w:rPr>
        <w:t>to the input</w:t>
      </w:r>
      <w:r w:rsidR="001E6E91">
        <w:rPr>
          <w:lang w:eastAsia="en-US"/>
        </w:rPr>
        <w:t xml:space="preserve"> port</w:t>
      </w:r>
      <w:r w:rsidR="000F7410">
        <w:rPr>
          <w:lang w:eastAsia="en-US"/>
        </w:rPr>
        <w:t xml:space="preserve"> of </w:t>
      </w:r>
      <w:r w:rsidR="001E6E91">
        <w:rPr>
          <w:lang w:eastAsia="en-US"/>
        </w:rPr>
        <w:t xml:space="preserve">a destination </w:t>
      </w:r>
      <w:r w:rsidR="000F7410">
        <w:rPr>
          <w:lang w:eastAsia="en-US"/>
        </w:rPr>
        <w:t>block</w:t>
      </w:r>
      <w:r w:rsidR="001E6E91">
        <w:rPr>
          <w:lang w:eastAsia="en-US"/>
        </w:rPr>
        <w:t>:</w:t>
      </w:r>
      <w:r w:rsidR="000F7410">
        <w:rPr>
          <w:lang w:eastAsia="en-US"/>
        </w:rPr>
        <w:t xml:space="preserve"> </w:t>
      </w:r>
    </w:p>
    <w:p w14:paraId="728355D8" w14:textId="77777777" w:rsidR="000F7410" w:rsidRDefault="000F7410" w:rsidP="00D82213">
      <w:pPr>
        <w:rPr>
          <w:lang w:eastAsia="en-US"/>
        </w:rPr>
      </w:pPr>
    </w:p>
    <w:p w14:paraId="0012BFA2" w14:textId="3D70489B" w:rsidR="000F7410" w:rsidRDefault="00845D4D" w:rsidP="00D82213">
      <w:pPr>
        <w:rPr>
          <w:rFonts w:ascii="Arial" w:hAnsi="Arial" w:cs="Arial"/>
          <w:color w:val="14B1E2"/>
          <w:sz w:val="18"/>
          <w:szCs w:val="18"/>
          <w:lang w:val="fr-FR" w:eastAsia="en-US"/>
        </w:rPr>
      </w:pPr>
      <w:proofErr w:type="spellStart"/>
      <w:r w:rsidRPr="0081262E">
        <w:rPr>
          <w:rFonts w:ascii="Arial" w:hAnsi="Arial" w:cs="Arial"/>
          <w:color w:val="14B1E2"/>
          <w:sz w:val="18"/>
          <w:szCs w:val="18"/>
          <w:lang w:val="fr-FR" w:eastAsia="en-US"/>
        </w:rPr>
        <w:t>s</w:t>
      </w:r>
      <w:r w:rsidR="000F7410" w:rsidRPr="0081262E">
        <w:rPr>
          <w:rFonts w:ascii="Arial" w:hAnsi="Arial" w:cs="Arial"/>
          <w:color w:val="14B1E2"/>
          <w:sz w:val="18"/>
          <w:szCs w:val="18"/>
          <w:lang w:val="fr-FR" w:eastAsia="en-US"/>
        </w:rPr>
        <w:t>trat.</w:t>
      </w:r>
      <w:r w:rsidRPr="0081262E">
        <w:rPr>
          <w:rFonts w:ascii="Arial" w:hAnsi="Arial" w:cs="Arial"/>
          <w:color w:val="14B1E2"/>
          <w:sz w:val="18"/>
          <w:szCs w:val="18"/>
          <w:lang w:val="fr-FR" w:eastAsia="en-US"/>
        </w:rPr>
        <w:t>connect</w:t>
      </w:r>
      <w:proofErr w:type="spellEnd"/>
      <w:r w:rsidR="000F7410" w:rsidRPr="0081262E">
        <w:rPr>
          <w:rFonts w:ascii="Arial" w:hAnsi="Arial" w:cs="Arial"/>
          <w:color w:val="14B1E2"/>
          <w:sz w:val="18"/>
          <w:szCs w:val="18"/>
          <w:lang w:val="fr-FR" w:eastAsia="en-US"/>
        </w:rPr>
        <w:t>(</w:t>
      </w:r>
      <w:proofErr w:type="spellStart"/>
      <w:r w:rsidR="001E6E91" w:rsidRPr="0081262E">
        <w:rPr>
          <w:rFonts w:ascii="Arial" w:hAnsi="Arial" w:cs="Arial"/>
          <w:color w:val="14B1E2"/>
          <w:sz w:val="18"/>
          <w:szCs w:val="18"/>
          <w:lang w:val="fr-FR" w:eastAsia="en-US"/>
        </w:rPr>
        <w:t>block_src</w:t>
      </w:r>
      <w:proofErr w:type="spellEnd"/>
      <w:r w:rsidR="007C4009">
        <w:rPr>
          <w:rFonts w:ascii="Arial" w:hAnsi="Arial" w:cs="Arial"/>
          <w:color w:val="14B1E2"/>
          <w:sz w:val="18"/>
          <w:szCs w:val="18"/>
          <w:lang w:val="fr-FR" w:eastAsia="en-US"/>
        </w:rPr>
        <w:t xml:space="preserve"> [</w:t>
      </w:r>
      <w:r w:rsidR="001E6E91">
        <w:rPr>
          <w:rFonts w:ascii="Arial" w:hAnsi="Arial" w:cs="Arial"/>
          <w:color w:val="14B1E2"/>
          <w:sz w:val="18"/>
          <w:szCs w:val="18"/>
          <w:lang w:val="fr-FR" w:eastAsia="en-US"/>
        </w:rPr>
        <w:t>,</w:t>
      </w:r>
      <w:r w:rsidR="000F7410" w:rsidRPr="0081262E">
        <w:rPr>
          <w:rFonts w:ascii="Arial" w:hAnsi="Arial" w:cs="Arial"/>
          <w:color w:val="14B1E2"/>
          <w:sz w:val="18"/>
          <w:szCs w:val="18"/>
          <w:lang w:val="fr-FR" w:eastAsia="en-US"/>
        </w:rPr>
        <w:t xml:space="preserve"> </w:t>
      </w:r>
      <w:proofErr w:type="spellStart"/>
      <w:r w:rsidR="001E6E91" w:rsidRPr="0081262E">
        <w:rPr>
          <w:rFonts w:ascii="Arial" w:hAnsi="Arial" w:cs="Arial"/>
          <w:color w:val="14B1E2"/>
          <w:sz w:val="18"/>
          <w:szCs w:val="18"/>
          <w:lang w:val="fr-FR" w:eastAsia="en-US"/>
        </w:rPr>
        <w:t>port_src</w:t>
      </w:r>
      <w:proofErr w:type="spellEnd"/>
      <w:r w:rsidR="007C4009">
        <w:rPr>
          <w:rFonts w:ascii="Arial" w:hAnsi="Arial" w:cs="Arial"/>
          <w:color w:val="14B1E2"/>
          <w:sz w:val="18"/>
          <w:szCs w:val="18"/>
          <w:lang w:val="fr-FR" w:eastAsia="en-US"/>
        </w:rPr>
        <w:t>]</w:t>
      </w:r>
      <w:r w:rsidR="000F7410" w:rsidRPr="0081262E">
        <w:rPr>
          <w:rFonts w:ascii="Arial" w:hAnsi="Arial" w:cs="Arial"/>
          <w:color w:val="14B1E2"/>
          <w:sz w:val="18"/>
          <w:szCs w:val="18"/>
          <w:lang w:val="fr-FR" w:eastAsia="en-US"/>
        </w:rPr>
        <w:t xml:space="preserve">, </w:t>
      </w:r>
      <w:proofErr w:type="spellStart"/>
      <w:r w:rsidR="001E6E91" w:rsidRPr="0081262E">
        <w:rPr>
          <w:rFonts w:ascii="Arial" w:hAnsi="Arial" w:cs="Arial"/>
          <w:color w:val="14B1E2"/>
          <w:sz w:val="18"/>
          <w:szCs w:val="18"/>
          <w:lang w:val="fr-FR" w:eastAsia="en-US"/>
        </w:rPr>
        <w:t>block_dest</w:t>
      </w:r>
      <w:proofErr w:type="spellEnd"/>
      <w:r w:rsidR="007C4009">
        <w:rPr>
          <w:rFonts w:ascii="Arial" w:hAnsi="Arial" w:cs="Arial"/>
          <w:color w:val="14B1E2"/>
          <w:sz w:val="18"/>
          <w:szCs w:val="18"/>
          <w:lang w:val="fr-FR" w:eastAsia="en-US"/>
        </w:rPr>
        <w:t xml:space="preserve"> [</w:t>
      </w:r>
      <w:r w:rsidR="000F7410" w:rsidRPr="0081262E">
        <w:rPr>
          <w:rFonts w:ascii="Arial" w:hAnsi="Arial" w:cs="Arial"/>
          <w:color w:val="14B1E2"/>
          <w:sz w:val="18"/>
          <w:szCs w:val="18"/>
          <w:lang w:val="fr-FR" w:eastAsia="en-US"/>
        </w:rPr>
        <w:t xml:space="preserve">, </w:t>
      </w:r>
      <w:proofErr w:type="spellStart"/>
      <w:r w:rsidR="001E6E91" w:rsidRPr="0081262E">
        <w:rPr>
          <w:rFonts w:ascii="Arial" w:hAnsi="Arial" w:cs="Arial"/>
          <w:color w:val="14B1E2"/>
          <w:sz w:val="18"/>
          <w:szCs w:val="18"/>
          <w:lang w:val="fr-FR" w:eastAsia="en-US"/>
        </w:rPr>
        <w:t>port_</w:t>
      </w:r>
      <w:r w:rsidR="001E6E91">
        <w:rPr>
          <w:rFonts w:ascii="Arial" w:hAnsi="Arial" w:cs="Arial"/>
          <w:color w:val="14B1E2"/>
          <w:sz w:val="18"/>
          <w:szCs w:val="18"/>
          <w:lang w:val="fr-FR" w:eastAsia="en-US"/>
        </w:rPr>
        <w:t>dest</w:t>
      </w:r>
      <w:proofErr w:type="spellEnd"/>
      <w:r w:rsidR="007C4009">
        <w:rPr>
          <w:rFonts w:ascii="Arial" w:hAnsi="Arial" w:cs="Arial"/>
          <w:color w:val="14B1E2"/>
          <w:sz w:val="18"/>
          <w:szCs w:val="18"/>
          <w:lang w:val="fr-FR" w:eastAsia="en-US"/>
        </w:rPr>
        <w:t>]</w:t>
      </w:r>
      <w:r w:rsidR="000F7410" w:rsidRPr="0081262E">
        <w:rPr>
          <w:rFonts w:ascii="Arial" w:hAnsi="Arial" w:cs="Arial"/>
          <w:color w:val="14B1E2"/>
          <w:sz w:val="18"/>
          <w:szCs w:val="18"/>
          <w:lang w:val="fr-FR" w:eastAsia="en-US"/>
        </w:rPr>
        <w:t>).</w:t>
      </w:r>
    </w:p>
    <w:p w14:paraId="54F7D00D" w14:textId="669FF949" w:rsidR="001E6E91" w:rsidRDefault="001E6E91" w:rsidP="00D82213">
      <w:pPr>
        <w:rPr>
          <w:rFonts w:ascii="Arial" w:hAnsi="Arial" w:cs="Arial"/>
          <w:color w:val="14B1E2"/>
          <w:sz w:val="18"/>
          <w:szCs w:val="18"/>
          <w:lang w:val="fr-FR" w:eastAsia="en-US"/>
        </w:rPr>
      </w:pPr>
    </w:p>
    <w:p w14:paraId="3CD57AEA" w14:textId="179E370E" w:rsidR="00BE4498" w:rsidRDefault="001E6E91" w:rsidP="00BE4498">
      <w:pPr>
        <w:rPr>
          <w:lang w:eastAsia="en-US"/>
        </w:rPr>
      </w:pPr>
      <w:r>
        <w:rPr>
          <w:lang w:eastAsia="en-US"/>
        </w:rPr>
        <w:t xml:space="preserve">If no input or output port number are provided, port number 1 will be assumed implicitly. </w:t>
      </w:r>
      <w:proofErr w:type="spellStart"/>
      <w:r w:rsidRPr="0081262E">
        <w:rPr>
          <w:rFonts w:ascii="Arial" w:hAnsi="Arial" w:cs="Arial"/>
          <w:color w:val="14B1E2"/>
          <w:sz w:val="18"/>
          <w:szCs w:val="18"/>
          <w:lang w:eastAsia="en-US"/>
        </w:rPr>
        <w:t>block_src</w:t>
      </w:r>
      <w:proofErr w:type="spellEnd"/>
      <w:r w:rsidRPr="0081262E">
        <w:rPr>
          <w:rFonts w:ascii="Arial" w:hAnsi="Arial" w:cs="Arial"/>
          <w:lang w:eastAsia="en-US"/>
        </w:rPr>
        <w:t xml:space="preserve"> </w:t>
      </w:r>
      <w:r w:rsidRPr="0081262E">
        <w:t>and</w:t>
      </w:r>
      <w:r w:rsidRPr="0081262E">
        <w:rPr>
          <w:rFonts w:ascii="Arial" w:hAnsi="Arial" w:cs="Arial"/>
          <w:lang w:eastAsia="en-US"/>
        </w:rPr>
        <w:t xml:space="preserve"> </w:t>
      </w:r>
      <w:proofErr w:type="spellStart"/>
      <w:r w:rsidR="00BE4498">
        <w:rPr>
          <w:rFonts w:ascii="Arial" w:hAnsi="Arial" w:cs="Arial"/>
          <w:color w:val="14B1E2"/>
          <w:sz w:val="18"/>
          <w:szCs w:val="18"/>
          <w:lang w:eastAsia="en-US"/>
        </w:rPr>
        <w:t>block</w:t>
      </w:r>
      <w:r w:rsidRPr="0081262E">
        <w:rPr>
          <w:rFonts w:ascii="Arial" w:hAnsi="Arial" w:cs="Arial"/>
          <w:color w:val="14B1E2"/>
          <w:sz w:val="18"/>
          <w:szCs w:val="18"/>
          <w:lang w:eastAsia="en-US"/>
        </w:rPr>
        <w:t>_dest</w:t>
      </w:r>
      <w:proofErr w:type="spellEnd"/>
      <w:r>
        <w:rPr>
          <w:rFonts w:ascii="Arial" w:hAnsi="Arial" w:cs="Arial"/>
          <w:color w:val="14B1E2"/>
          <w:lang w:eastAsia="en-US"/>
        </w:rPr>
        <w:t xml:space="preserve"> </w:t>
      </w:r>
      <w:r w:rsidRPr="0081262E">
        <w:rPr>
          <w:lang w:eastAsia="en-US"/>
        </w:rPr>
        <w:t>can be either be object handle</w:t>
      </w:r>
      <w:r w:rsidR="00BE4498">
        <w:rPr>
          <w:lang w:eastAsia="en-US"/>
        </w:rPr>
        <w:t>s</w:t>
      </w:r>
      <w:r w:rsidRPr="0081262E">
        <w:rPr>
          <w:lang w:eastAsia="en-US"/>
        </w:rPr>
        <w:t xml:space="preserve"> or the label string of processing blocks contained in the </w:t>
      </w:r>
      <w:r w:rsidR="00BE4498" w:rsidRPr="0081262E">
        <w:rPr>
          <w:i/>
          <w:iCs/>
          <w:lang w:eastAsia="en-US"/>
        </w:rPr>
        <w:t>same</w:t>
      </w:r>
      <w:r w:rsidR="00BE4498">
        <w:rPr>
          <w:lang w:eastAsia="en-US"/>
        </w:rPr>
        <w:t xml:space="preserve"> </w:t>
      </w:r>
      <w:r w:rsidRPr="0081262E">
        <w:rPr>
          <w:lang w:eastAsia="en-US"/>
        </w:rPr>
        <w:t>coding strategy.</w:t>
      </w:r>
      <w:r w:rsidR="00BE4498">
        <w:rPr>
          <w:lang w:eastAsia="en-US"/>
        </w:rPr>
        <w:t xml:space="preserve"> Connections between units contained in different coding strategies are not supported.</w:t>
      </w:r>
      <w:r w:rsidRPr="0081262E">
        <w:rPr>
          <w:lang w:eastAsia="en-US"/>
        </w:rPr>
        <w:t xml:space="preserve"> </w:t>
      </w:r>
      <w:r w:rsidR="00BE4498">
        <w:rPr>
          <w:lang w:eastAsia="en-US"/>
        </w:rPr>
        <w:t xml:space="preserve">The units and connections within a strategy have to form a directed acyclic graph, i.e. loops in the network of connections (spanning any number of units) are not allowed. </w:t>
      </w:r>
      <w:r w:rsidR="003907B0">
        <w:rPr>
          <w:lang w:eastAsia="en-US"/>
        </w:rPr>
        <w:t xml:space="preserve">Note that connections can be added in arbitrary order, and the instantiation of block and the definition of block-to-block connection may be freely interspersed (cf. section </w:t>
      </w:r>
      <w:r w:rsidR="003907B0">
        <w:rPr>
          <w:lang w:eastAsia="en-US"/>
        </w:rPr>
        <w:fldChar w:fldCharType="begin"/>
      </w:r>
      <w:r w:rsidR="003907B0">
        <w:rPr>
          <w:lang w:eastAsia="en-US"/>
        </w:rPr>
        <w:instrText xml:space="preserve"> REF _Ref15306022 \r \h </w:instrText>
      </w:r>
      <w:r w:rsidR="003907B0">
        <w:rPr>
          <w:lang w:eastAsia="en-US"/>
        </w:rPr>
      </w:r>
      <w:r w:rsidR="003907B0">
        <w:rPr>
          <w:lang w:eastAsia="en-US"/>
        </w:rPr>
        <w:fldChar w:fldCharType="separate"/>
      </w:r>
      <w:r w:rsidR="003907B0">
        <w:rPr>
          <w:cs/>
          <w:lang w:eastAsia="en-US"/>
        </w:rPr>
        <w:t>‎</w:t>
      </w:r>
      <w:r w:rsidR="003907B0">
        <w:rPr>
          <w:lang w:eastAsia="en-US"/>
        </w:rPr>
        <w:t>3.7</w:t>
      </w:r>
      <w:r w:rsidR="003907B0">
        <w:rPr>
          <w:lang w:eastAsia="en-US"/>
        </w:rPr>
        <w:fldChar w:fldCharType="end"/>
      </w:r>
      <w:r w:rsidR="003907B0">
        <w:rPr>
          <w:lang w:eastAsia="en-US"/>
        </w:rPr>
        <w:t xml:space="preserve">). </w:t>
      </w:r>
    </w:p>
    <w:p w14:paraId="3C05482E" w14:textId="77777777" w:rsidR="00BE4498" w:rsidRPr="0081262E" w:rsidRDefault="00BE4498" w:rsidP="00BE4498">
      <w:pPr>
        <w:rPr>
          <w:lang w:eastAsia="en-US"/>
        </w:rPr>
      </w:pPr>
    </w:p>
    <w:p w14:paraId="315E06DF" w14:textId="3EAB8DC8" w:rsidR="000F7410" w:rsidRDefault="000F7410" w:rsidP="001E6E91">
      <w:pPr>
        <w:rPr>
          <w:lang w:eastAsia="en-US"/>
        </w:rPr>
      </w:pPr>
      <w:r w:rsidRPr="001E6E91">
        <w:rPr>
          <w:lang w:eastAsia="en-US"/>
        </w:rPr>
        <w:t>In</w:t>
      </w:r>
      <w:r>
        <w:rPr>
          <w:lang w:eastAsia="en-US"/>
        </w:rPr>
        <w:t xml:space="preserve"> </w:t>
      </w:r>
      <w:r w:rsidR="003B75F3">
        <w:rPr>
          <w:color w:val="14B1E2"/>
          <w:lang w:eastAsia="en-US"/>
        </w:rPr>
        <w:t>demo1_</w:t>
      </w:r>
      <w:r w:rsidR="00E46297">
        <w:rPr>
          <w:color w:val="14B1E2"/>
          <w:lang w:eastAsia="en-US"/>
        </w:rPr>
        <w:t>SpecRes</w:t>
      </w:r>
      <w:r w:rsidRPr="00F16220">
        <w:rPr>
          <w:color w:val="14B1E2"/>
          <w:lang w:eastAsia="en-US"/>
        </w:rPr>
        <w:t>.m</w:t>
      </w:r>
      <w:r>
        <w:rPr>
          <w:lang w:eastAsia="en-US"/>
        </w:rPr>
        <w:t>, the connections between the processing blocks are defined as follow</w:t>
      </w:r>
      <w:r w:rsidR="00C90954">
        <w:rPr>
          <w:lang w:eastAsia="en-US"/>
        </w:rPr>
        <w:t>s:</w:t>
      </w:r>
    </w:p>
    <w:p w14:paraId="348F6D15" w14:textId="77777777" w:rsidR="000F7410" w:rsidRPr="0081262E" w:rsidRDefault="000F7410" w:rsidP="00D82213">
      <w:pPr>
        <w:rPr>
          <w:sz w:val="10"/>
          <w:szCs w:val="10"/>
          <w:lang w:eastAsia="en-US"/>
        </w:rPr>
      </w:pPr>
    </w:p>
    <w:p w14:paraId="4B05FCAB"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src</w:t>
      </w:r>
      <w:proofErr w:type="spellEnd"/>
      <w:r w:rsidRPr="00085D1D">
        <w:rPr>
          <w:rFonts w:ascii="Arial" w:hAnsi="Arial" w:cs="Arial"/>
          <w:color w:val="14B1E2"/>
          <w:sz w:val="18"/>
          <w:lang w:eastAsia="en-US"/>
        </w:rPr>
        <w:t>, mix);</w:t>
      </w:r>
    </w:p>
    <w:p w14:paraId="3FBB025D"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(mix, pre);</w:t>
      </w:r>
    </w:p>
    <w:p w14:paraId="04568640"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 xml:space="preserve">(pre, </w:t>
      </w:r>
      <w:proofErr w:type="spellStart"/>
      <w:r w:rsidRPr="00085D1D">
        <w:rPr>
          <w:rFonts w:ascii="Arial" w:hAnsi="Arial" w:cs="Arial"/>
          <w:color w:val="14B1E2"/>
          <w:sz w:val="18"/>
          <w:lang w:eastAsia="en-US"/>
        </w:rPr>
        <w:t>agc</w:t>
      </w:r>
      <w:proofErr w:type="spellEnd"/>
      <w:r w:rsidRPr="00085D1D">
        <w:rPr>
          <w:rFonts w:ascii="Arial" w:hAnsi="Arial" w:cs="Arial"/>
          <w:color w:val="14B1E2"/>
          <w:sz w:val="18"/>
          <w:lang w:eastAsia="en-US"/>
        </w:rPr>
        <w:t>);</w:t>
      </w:r>
    </w:p>
    <w:p w14:paraId="0668FE46"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agc</w:t>
      </w:r>
      <w:proofErr w:type="spellEnd"/>
      <w:r w:rsidRPr="00085D1D">
        <w:rPr>
          <w:rFonts w:ascii="Arial" w:hAnsi="Arial" w:cs="Arial"/>
          <w:color w:val="14B1E2"/>
          <w:sz w:val="18"/>
          <w:lang w:eastAsia="en-US"/>
        </w:rPr>
        <w:t xml:space="preserve">, </w:t>
      </w:r>
      <w:proofErr w:type="spellStart"/>
      <w:r w:rsidRPr="00085D1D">
        <w:rPr>
          <w:rFonts w:ascii="Arial" w:hAnsi="Arial" w:cs="Arial"/>
          <w:color w:val="14B1E2"/>
          <w:sz w:val="18"/>
          <w:lang w:eastAsia="en-US"/>
        </w:rPr>
        <w:t>wb</w:t>
      </w:r>
      <w:proofErr w:type="spellEnd"/>
      <w:r w:rsidRPr="00085D1D">
        <w:rPr>
          <w:rFonts w:ascii="Arial" w:hAnsi="Arial" w:cs="Arial"/>
          <w:color w:val="14B1E2"/>
          <w:sz w:val="18"/>
          <w:lang w:eastAsia="en-US"/>
        </w:rPr>
        <w:t>);</w:t>
      </w:r>
    </w:p>
    <w:p w14:paraId="04EF7FAD"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wb</w:t>
      </w:r>
      <w:proofErr w:type="spellEnd"/>
      <w:r w:rsidRPr="00085D1D">
        <w:rPr>
          <w:rFonts w:ascii="Arial" w:hAnsi="Arial" w:cs="Arial"/>
          <w:color w:val="14B1E2"/>
          <w:sz w:val="18"/>
          <w:lang w:eastAsia="en-US"/>
        </w:rPr>
        <w:t xml:space="preserve">, </w:t>
      </w:r>
      <w:proofErr w:type="spellStart"/>
      <w:r w:rsidRPr="00085D1D">
        <w:rPr>
          <w:rFonts w:ascii="Arial" w:hAnsi="Arial" w:cs="Arial"/>
          <w:color w:val="14B1E2"/>
          <w:sz w:val="18"/>
          <w:lang w:eastAsia="en-US"/>
        </w:rPr>
        <w:t>fftfb</w:t>
      </w:r>
      <w:proofErr w:type="spellEnd"/>
      <w:r w:rsidRPr="00085D1D">
        <w:rPr>
          <w:rFonts w:ascii="Arial" w:hAnsi="Arial" w:cs="Arial"/>
          <w:color w:val="14B1E2"/>
          <w:sz w:val="18"/>
          <w:lang w:eastAsia="en-US"/>
        </w:rPr>
        <w:t>);</w:t>
      </w:r>
    </w:p>
    <w:p w14:paraId="7301C4D2" w14:textId="77777777" w:rsidR="00085D1D" w:rsidRPr="0081262E" w:rsidRDefault="00085D1D" w:rsidP="0081262E">
      <w:pPr>
        <w:spacing w:line="312" w:lineRule="auto"/>
        <w:rPr>
          <w:rFonts w:ascii="Arial" w:hAnsi="Arial" w:cs="Arial"/>
          <w:color w:val="14B1E2"/>
          <w:sz w:val="10"/>
          <w:szCs w:val="10"/>
          <w:lang w:eastAsia="en-US"/>
        </w:rPr>
      </w:pPr>
      <w:r w:rsidRPr="0081262E">
        <w:rPr>
          <w:rFonts w:ascii="Arial" w:hAnsi="Arial" w:cs="Arial"/>
          <w:color w:val="14B1E2"/>
          <w:sz w:val="10"/>
          <w:szCs w:val="10"/>
          <w:lang w:eastAsia="en-US"/>
        </w:rPr>
        <w:t xml:space="preserve"> </w:t>
      </w:r>
    </w:p>
    <w:p w14:paraId="25E8963D"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fftfb</w:t>
      </w:r>
      <w:proofErr w:type="spellEnd"/>
      <w:r w:rsidRPr="00085D1D">
        <w:rPr>
          <w:rFonts w:ascii="Arial" w:hAnsi="Arial" w:cs="Arial"/>
          <w:color w:val="14B1E2"/>
          <w:sz w:val="18"/>
          <w:lang w:eastAsia="en-US"/>
        </w:rPr>
        <w:t>, env);</w:t>
      </w:r>
    </w:p>
    <w:p w14:paraId="66D87601"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fftfb</w:t>
      </w:r>
      <w:proofErr w:type="spellEnd"/>
      <w:r w:rsidRPr="00085D1D">
        <w:rPr>
          <w:rFonts w:ascii="Arial" w:hAnsi="Arial" w:cs="Arial"/>
          <w:color w:val="14B1E2"/>
          <w:sz w:val="18"/>
          <w:lang w:eastAsia="en-US"/>
        </w:rPr>
        <w:t xml:space="preserve">, </w:t>
      </w:r>
      <w:proofErr w:type="spellStart"/>
      <w:r w:rsidRPr="00085D1D">
        <w:rPr>
          <w:rFonts w:ascii="Arial" w:hAnsi="Arial" w:cs="Arial"/>
          <w:color w:val="14B1E2"/>
          <w:sz w:val="18"/>
          <w:lang w:eastAsia="en-US"/>
        </w:rPr>
        <w:t>spl</w:t>
      </w:r>
      <w:proofErr w:type="spellEnd"/>
      <w:r w:rsidRPr="00085D1D">
        <w:rPr>
          <w:rFonts w:ascii="Arial" w:hAnsi="Arial" w:cs="Arial"/>
          <w:color w:val="14B1E2"/>
          <w:sz w:val="18"/>
          <w:lang w:eastAsia="en-US"/>
        </w:rPr>
        <w:t>);</w:t>
      </w:r>
    </w:p>
    <w:p w14:paraId="1933E805"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spl</w:t>
      </w:r>
      <w:proofErr w:type="spellEnd"/>
      <w:r w:rsidRPr="00085D1D">
        <w:rPr>
          <w:rFonts w:ascii="Arial" w:hAnsi="Arial" w:cs="Arial"/>
          <w:color w:val="14B1E2"/>
          <w:sz w:val="18"/>
          <w:lang w:eastAsia="en-US"/>
        </w:rPr>
        <w:t xml:space="preserve">, </w:t>
      </w:r>
      <w:proofErr w:type="spellStart"/>
      <w:r w:rsidRPr="00085D1D">
        <w:rPr>
          <w:rFonts w:ascii="Arial" w:hAnsi="Arial" w:cs="Arial"/>
          <w:color w:val="14B1E2"/>
          <w:sz w:val="18"/>
          <w:lang w:eastAsia="en-US"/>
        </w:rPr>
        <w:t>csynth</w:t>
      </w:r>
      <w:proofErr w:type="spellEnd"/>
      <w:r w:rsidRPr="00085D1D">
        <w:rPr>
          <w:rFonts w:ascii="Arial" w:hAnsi="Arial" w:cs="Arial"/>
          <w:color w:val="14B1E2"/>
          <w:sz w:val="18"/>
          <w:lang w:eastAsia="en-US"/>
        </w:rPr>
        <w:t>);</w:t>
      </w:r>
    </w:p>
    <w:p w14:paraId="7758D19E"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spl</w:t>
      </w:r>
      <w:proofErr w:type="spellEnd"/>
      <w:r w:rsidRPr="00085D1D">
        <w:rPr>
          <w:rFonts w:ascii="Arial" w:hAnsi="Arial" w:cs="Arial"/>
          <w:color w:val="14B1E2"/>
          <w:sz w:val="18"/>
          <w:lang w:eastAsia="en-US"/>
        </w:rPr>
        <w:t xml:space="preserve">, 2, </w:t>
      </w:r>
      <w:proofErr w:type="spellStart"/>
      <w:r w:rsidRPr="00085D1D">
        <w:rPr>
          <w:rFonts w:ascii="Arial" w:hAnsi="Arial" w:cs="Arial"/>
          <w:color w:val="14B1E2"/>
          <w:sz w:val="18"/>
          <w:lang w:eastAsia="en-US"/>
        </w:rPr>
        <w:t>csw</w:t>
      </w:r>
      <w:proofErr w:type="spellEnd"/>
      <w:r w:rsidRPr="00085D1D">
        <w:rPr>
          <w:rFonts w:ascii="Arial" w:hAnsi="Arial" w:cs="Arial"/>
          <w:color w:val="14B1E2"/>
          <w:sz w:val="18"/>
          <w:lang w:eastAsia="en-US"/>
        </w:rPr>
        <w:t>);</w:t>
      </w:r>
    </w:p>
    <w:p w14:paraId="256E9761" w14:textId="77777777" w:rsidR="00085D1D" w:rsidRPr="0081262E" w:rsidRDefault="00085D1D" w:rsidP="0081262E">
      <w:pPr>
        <w:spacing w:line="312" w:lineRule="auto"/>
        <w:rPr>
          <w:rFonts w:ascii="Arial" w:hAnsi="Arial" w:cs="Arial"/>
          <w:color w:val="14B1E2"/>
          <w:sz w:val="10"/>
          <w:szCs w:val="10"/>
          <w:lang w:eastAsia="en-US"/>
        </w:rPr>
      </w:pPr>
      <w:r w:rsidRPr="0081262E">
        <w:rPr>
          <w:rFonts w:ascii="Arial" w:hAnsi="Arial" w:cs="Arial"/>
          <w:color w:val="14B1E2"/>
          <w:sz w:val="10"/>
          <w:szCs w:val="10"/>
          <w:lang w:eastAsia="en-US"/>
        </w:rPr>
        <w:t xml:space="preserve"> </w:t>
      </w:r>
    </w:p>
    <w:p w14:paraId="1EB23D2E"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(env, map);</w:t>
      </w:r>
    </w:p>
    <w:p w14:paraId="36E1D87E"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csw</w:t>
      </w:r>
      <w:proofErr w:type="spellEnd"/>
      <w:r w:rsidRPr="00085D1D">
        <w:rPr>
          <w:rFonts w:ascii="Arial" w:hAnsi="Arial" w:cs="Arial"/>
          <w:color w:val="14B1E2"/>
          <w:sz w:val="18"/>
          <w:lang w:eastAsia="en-US"/>
        </w:rPr>
        <w:t>, map, 2);</w:t>
      </w:r>
    </w:p>
    <w:p w14:paraId="113B17E4"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csynth</w:t>
      </w:r>
      <w:proofErr w:type="spellEnd"/>
      <w:r w:rsidRPr="00085D1D">
        <w:rPr>
          <w:rFonts w:ascii="Arial" w:hAnsi="Arial" w:cs="Arial"/>
          <w:color w:val="14B1E2"/>
          <w:sz w:val="18"/>
          <w:lang w:eastAsia="en-US"/>
        </w:rPr>
        <w:t>, map, 3);</w:t>
      </w:r>
    </w:p>
    <w:p w14:paraId="23104F8F"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w:t>
      </w:r>
      <w:proofErr w:type="spellStart"/>
      <w:r w:rsidRPr="00085D1D">
        <w:rPr>
          <w:rFonts w:ascii="Arial" w:hAnsi="Arial" w:cs="Arial"/>
          <w:color w:val="14B1E2"/>
          <w:sz w:val="18"/>
          <w:lang w:eastAsia="en-US"/>
        </w:rPr>
        <w:t>csynth</w:t>
      </w:r>
      <w:proofErr w:type="spellEnd"/>
      <w:r w:rsidRPr="00085D1D">
        <w:rPr>
          <w:rFonts w:ascii="Arial" w:hAnsi="Arial" w:cs="Arial"/>
          <w:color w:val="14B1E2"/>
          <w:sz w:val="18"/>
          <w:lang w:eastAsia="en-US"/>
        </w:rPr>
        <w:t>, 2, map, 4);</w:t>
      </w:r>
    </w:p>
    <w:p w14:paraId="43C8F099" w14:textId="77777777" w:rsidR="00085D1D" w:rsidRPr="0081262E" w:rsidRDefault="00085D1D" w:rsidP="0081262E">
      <w:pPr>
        <w:spacing w:line="312" w:lineRule="auto"/>
        <w:rPr>
          <w:rFonts w:ascii="Arial" w:hAnsi="Arial" w:cs="Arial"/>
          <w:color w:val="14B1E2"/>
          <w:sz w:val="10"/>
          <w:szCs w:val="10"/>
          <w:lang w:eastAsia="en-US"/>
        </w:rPr>
      </w:pPr>
      <w:r w:rsidRPr="0081262E">
        <w:rPr>
          <w:rFonts w:ascii="Arial" w:hAnsi="Arial" w:cs="Arial"/>
          <w:color w:val="14B1E2"/>
          <w:sz w:val="10"/>
          <w:szCs w:val="10"/>
          <w:lang w:eastAsia="en-US"/>
        </w:rPr>
        <w:t xml:space="preserve"> </w:t>
      </w:r>
    </w:p>
    <w:p w14:paraId="0EC2FAA5" w14:textId="77777777" w:rsidR="00085D1D" w:rsidRPr="00085D1D" w:rsidRDefault="00085D1D" w:rsidP="0081262E">
      <w:pPr>
        <w:spacing w:line="312" w:lineRule="auto"/>
        <w:rPr>
          <w:rFonts w:ascii="Arial" w:hAnsi="Arial" w:cs="Arial"/>
          <w:color w:val="14B1E2"/>
          <w:sz w:val="18"/>
          <w:lang w:eastAsia="en-US"/>
        </w:rPr>
      </w:pPr>
      <w:proofErr w:type="spellStart"/>
      <w:r w:rsidRPr="00085D1D">
        <w:rPr>
          <w:rFonts w:ascii="Arial" w:hAnsi="Arial" w:cs="Arial"/>
          <w:color w:val="14B1E2"/>
          <w:sz w:val="18"/>
          <w:lang w:eastAsia="en-US"/>
        </w:rPr>
        <w:t>strat.connect</w:t>
      </w:r>
      <w:proofErr w:type="spellEnd"/>
      <w:r w:rsidRPr="00085D1D">
        <w:rPr>
          <w:rFonts w:ascii="Arial" w:hAnsi="Arial" w:cs="Arial"/>
          <w:color w:val="14B1E2"/>
          <w:sz w:val="18"/>
          <w:lang w:eastAsia="en-US"/>
        </w:rPr>
        <w:t>(map, plotter);</w:t>
      </w:r>
    </w:p>
    <w:p w14:paraId="690CA52F" w14:textId="717E578C" w:rsidR="000D025A" w:rsidRPr="00F16220" w:rsidRDefault="000D025A" w:rsidP="00CE76D9">
      <w:pPr>
        <w:spacing w:line="312" w:lineRule="auto"/>
        <w:rPr>
          <w:rFonts w:ascii="Arial" w:hAnsi="Arial" w:cs="Arial"/>
          <w:color w:val="14B1E2"/>
          <w:sz w:val="18"/>
          <w:lang w:eastAsia="en-US"/>
        </w:rPr>
      </w:pPr>
    </w:p>
    <w:p w14:paraId="50F94F1E" w14:textId="4A5B1128" w:rsidR="00540644" w:rsidRPr="000D025A" w:rsidRDefault="000F7410" w:rsidP="00D82213">
      <w:pPr>
        <w:rPr>
          <w:lang w:eastAsia="en-US"/>
        </w:rPr>
      </w:pPr>
      <w:r>
        <w:rPr>
          <w:lang w:eastAsia="en-US"/>
        </w:rPr>
        <w:t>Figure 2 shows the connections between the blocks. Arrows in different colors indicate that there is a crossing between two lines. To avoid confusions in the signal flow chart, different colors are used for the respective arrows.</w:t>
      </w:r>
    </w:p>
    <w:p w14:paraId="0914C600" w14:textId="7CFCAD3C" w:rsidR="000D025A" w:rsidRDefault="000D025A" w:rsidP="00D82213">
      <w:pPr>
        <w:pStyle w:val="Heading2"/>
      </w:pPr>
      <w:bookmarkStart w:id="43" w:name="_Toc52962450"/>
      <w:r>
        <w:t>Setting and accessing data</w:t>
      </w:r>
      <w:bookmarkEnd w:id="43"/>
    </w:p>
    <w:p w14:paraId="66F2A2B8" w14:textId="77777777" w:rsidR="00D82213" w:rsidRDefault="00D82213" w:rsidP="00D82213">
      <w:pPr>
        <w:rPr>
          <w:lang w:eastAsia="en-US"/>
        </w:rPr>
      </w:pPr>
    </w:p>
    <w:p w14:paraId="3F41555D" w14:textId="2138825C" w:rsidR="00D82213" w:rsidRDefault="00C90954" w:rsidP="00C90954">
      <w:pPr>
        <w:rPr>
          <w:lang w:eastAsia="en-US"/>
        </w:rPr>
      </w:pPr>
      <w:r>
        <w:rPr>
          <w:lang w:eastAsia="en-US"/>
        </w:rPr>
        <w:t xml:space="preserve">Before executing an entire coding strategy, it is required that the input(s) of any block which </w:t>
      </w:r>
      <w:r w:rsidR="0055643D">
        <w:rPr>
          <w:lang w:eastAsia="en-US"/>
        </w:rPr>
        <w:t>is not itself a signal source</w:t>
      </w:r>
      <w:r>
        <w:rPr>
          <w:lang w:eastAsia="en-US"/>
        </w:rPr>
        <w:t xml:space="preserve"> be connected (and hence, populated automatically during execution) to the output port of another block, or set manually in advance.</w:t>
      </w:r>
      <w:r w:rsidR="0055643D">
        <w:rPr>
          <w:lang w:eastAsia="en-US"/>
        </w:rPr>
        <w:t xml:space="preserve"> </w:t>
      </w:r>
      <w:r w:rsidR="00D82213">
        <w:rPr>
          <w:lang w:eastAsia="en-US"/>
        </w:rPr>
        <w:t xml:space="preserve">It is possible to set the desired input to a block by calling the parameter of </w:t>
      </w:r>
      <w:r>
        <w:rPr>
          <w:lang w:eastAsia="en-US"/>
        </w:rPr>
        <w:t xml:space="preserve">a </w:t>
      </w:r>
      <w:r w:rsidR="00D82213">
        <w:rPr>
          <w:lang w:eastAsia="en-US"/>
        </w:rPr>
        <w:t xml:space="preserve">block </w:t>
      </w:r>
      <w:r>
        <w:rPr>
          <w:lang w:eastAsia="en-US"/>
        </w:rPr>
        <w:t>as follows:</w:t>
      </w:r>
    </w:p>
    <w:p w14:paraId="021E8648" w14:textId="77777777" w:rsidR="00D82213" w:rsidRDefault="00D82213" w:rsidP="00D82213">
      <w:pPr>
        <w:rPr>
          <w:lang w:eastAsia="en-US"/>
        </w:rPr>
      </w:pPr>
    </w:p>
    <w:p w14:paraId="13200975" w14:textId="6BEC8EF9" w:rsidR="00D82213" w:rsidRPr="00F16220" w:rsidRDefault="0055643D" w:rsidP="00D82213">
      <w:pPr>
        <w:rPr>
          <w:rFonts w:ascii="Arial" w:hAnsi="Arial" w:cs="Arial"/>
          <w:color w:val="14B1E2"/>
          <w:sz w:val="18"/>
          <w:lang w:eastAsia="en-US"/>
        </w:rPr>
      </w:pPr>
      <w:proofErr w:type="spellStart"/>
      <w:r>
        <w:rPr>
          <w:rFonts w:ascii="Arial" w:hAnsi="Arial" w:cs="Arial"/>
          <w:color w:val="14B1E2"/>
          <w:sz w:val="18"/>
          <w:lang w:eastAsia="en-US"/>
        </w:rPr>
        <w:t>block</w:t>
      </w:r>
      <w:r w:rsidR="00845D4D">
        <w:rPr>
          <w:rFonts w:ascii="Arial" w:hAnsi="Arial" w:cs="Arial"/>
          <w:color w:val="14B1E2"/>
          <w:sz w:val="18"/>
          <w:lang w:eastAsia="en-US"/>
        </w:rPr>
        <w:t>.setInput</w:t>
      </w:r>
      <w:proofErr w:type="spellEnd"/>
      <w:r w:rsidR="00845D4D">
        <w:rPr>
          <w:rFonts w:ascii="Arial" w:hAnsi="Arial" w:cs="Arial"/>
          <w:color w:val="14B1E2"/>
          <w:sz w:val="18"/>
          <w:lang w:eastAsia="en-US"/>
        </w:rPr>
        <w:t>(</w:t>
      </w:r>
      <w:proofErr w:type="spellStart"/>
      <w:r w:rsidR="00845D4D">
        <w:rPr>
          <w:rFonts w:ascii="Arial" w:hAnsi="Arial" w:cs="Arial"/>
          <w:color w:val="14B1E2"/>
          <w:sz w:val="18"/>
          <w:lang w:eastAsia="en-US"/>
        </w:rPr>
        <w:t>input</w:t>
      </w:r>
      <w:r>
        <w:rPr>
          <w:rFonts w:ascii="Arial" w:hAnsi="Arial" w:cs="Arial"/>
          <w:color w:val="14B1E2"/>
          <w:sz w:val="18"/>
          <w:lang w:eastAsia="en-US"/>
        </w:rPr>
        <w:t>_port_</w:t>
      </w:r>
      <w:r w:rsidR="00845D4D">
        <w:rPr>
          <w:rFonts w:ascii="Arial" w:hAnsi="Arial" w:cs="Arial"/>
          <w:color w:val="14B1E2"/>
          <w:sz w:val="18"/>
          <w:lang w:eastAsia="en-US"/>
        </w:rPr>
        <w:t>nr</w:t>
      </w:r>
      <w:proofErr w:type="spellEnd"/>
      <w:r>
        <w:rPr>
          <w:rFonts w:ascii="Arial" w:hAnsi="Arial" w:cs="Arial"/>
          <w:color w:val="14B1E2"/>
          <w:sz w:val="18"/>
          <w:lang w:eastAsia="en-US"/>
        </w:rPr>
        <w:t xml:space="preserve">, </w:t>
      </w:r>
      <w:proofErr w:type="spellStart"/>
      <w:r>
        <w:rPr>
          <w:rFonts w:ascii="Arial" w:hAnsi="Arial" w:cs="Arial"/>
          <w:color w:val="14B1E2"/>
          <w:sz w:val="18"/>
          <w:lang w:eastAsia="en-US"/>
        </w:rPr>
        <w:t>input_data</w:t>
      </w:r>
      <w:proofErr w:type="spellEnd"/>
      <w:r w:rsidR="00F16220">
        <w:rPr>
          <w:rFonts w:ascii="Arial" w:hAnsi="Arial" w:cs="Arial"/>
          <w:color w:val="14B1E2"/>
          <w:sz w:val="18"/>
          <w:lang w:eastAsia="en-US"/>
        </w:rPr>
        <w:t>);</w:t>
      </w:r>
    </w:p>
    <w:p w14:paraId="53CD2E14" w14:textId="77777777" w:rsidR="00D82213" w:rsidRDefault="00D82213" w:rsidP="00D82213">
      <w:pPr>
        <w:rPr>
          <w:lang w:eastAsia="en-US"/>
        </w:rPr>
      </w:pPr>
    </w:p>
    <w:p w14:paraId="0078DD65" w14:textId="32D822A1" w:rsidR="00D82213" w:rsidRDefault="00D82213" w:rsidP="00C90954">
      <w:pPr>
        <w:rPr>
          <w:lang w:eastAsia="en-US"/>
        </w:rPr>
      </w:pPr>
      <w:r>
        <w:rPr>
          <w:lang w:eastAsia="en-US"/>
        </w:rPr>
        <w:t>Accessing the output data of each block is very similar to setting data.</w:t>
      </w:r>
      <w:r w:rsidR="00C90954">
        <w:rPr>
          <w:lang w:eastAsia="en-US"/>
        </w:rPr>
        <w:t xml:space="preserve"> In order to read the most recent output(s) of any processing block,  use the following function call:</w:t>
      </w:r>
    </w:p>
    <w:p w14:paraId="60B9F268" w14:textId="77777777" w:rsidR="00D82213" w:rsidRDefault="00D82213" w:rsidP="00D82213">
      <w:pPr>
        <w:rPr>
          <w:lang w:eastAsia="en-US"/>
        </w:rPr>
      </w:pPr>
    </w:p>
    <w:p w14:paraId="0C37C6FE" w14:textId="3FACD233" w:rsidR="00D82213" w:rsidRPr="00F16220" w:rsidRDefault="00C90954" w:rsidP="00D82213">
      <w:pPr>
        <w:rPr>
          <w:rFonts w:ascii="Arial" w:hAnsi="Arial" w:cs="Arial"/>
          <w:sz w:val="18"/>
          <w:szCs w:val="18"/>
          <w:lang w:eastAsia="en-US"/>
        </w:rPr>
      </w:pPr>
      <w:proofErr w:type="spellStart"/>
      <w:r>
        <w:rPr>
          <w:rFonts w:ascii="Arial" w:hAnsi="Arial" w:cs="Arial"/>
          <w:color w:val="14B1E2"/>
          <w:sz w:val="18"/>
          <w:szCs w:val="18"/>
          <w:lang w:eastAsia="en-US"/>
        </w:rPr>
        <w:t>data_</w:t>
      </w:r>
      <w:r w:rsidR="00D82213" w:rsidRPr="00F16220">
        <w:rPr>
          <w:rFonts w:ascii="Arial" w:hAnsi="Arial" w:cs="Arial"/>
          <w:color w:val="14B1E2"/>
          <w:sz w:val="18"/>
          <w:szCs w:val="18"/>
          <w:lang w:eastAsia="en-US"/>
        </w:rPr>
        <w:t>out</w:t>
      </w:r>
      <w:proofErr w:type="spellEnd"/>
      <w:r w:rsidR="00D82213" w:rsidRPr="00F16220">
        <w:rPr>
          <w:rFonts w:ascii="Arial" w:hAnsi="Arial" w:cs="Arial"/>
          <w:color w:val="14B1E2"/>
          <w:sz w:val="18"/>
          <w:szCs w:val="18"/>
          <w:lang w:eastAsia="en-US"/>
        </w:rPr>
        <w:t xml:space="preserve"> = </w:t>
      </w:r>
      <w:proofErr w:type="spellStart"/>
      <w:r>
        <w:rPr>
          <w:rFonts w:ascii="Arial" w:hAnsi="Arial" w:cs="Arial"/>
          <w:color w:val="14B1E2"/>
          <w:sz w:val="18"/>
          <w:szCs w:val="18"/>
          <w:lang w:eastAsia="en-US"/>
        </w:rPr>
        <w:t>block</w:t>
      </w:r>
      <w:r w:rsidR="00D82213" w:rsidRPr="00F16220">
        <w:rPr>
          <w:rFonts w:ascii="Arial" w:hAnsi="Arial" w:cs="Arial"/>
          <w:color w:val="14B1E2"/>
          <w:sz w:val="18"/>
          <w:szCs w:val="18"/>
          <w:lang w:eastAsia="en-US"/>
        </w:rPr>
        <w:t>.get</w:t>
      </w:r>
      <w:r w:rsidR="00845D4D">
        <w:rPr>
          <w:rFonts w:ascii="Arial" w:hAnsi="Arial" w:cs="Arial"/>
          <w:color w:val="14B1E2"/>
          <w:sz w:val="18"/>
          <w:szCs w:val="18"/>
          <w:lang w:eastAsia="en-US"/>
        </w:rPr>
        <w:t>Output</w:t>
      </w:r>
      <w:proofErr w:type="spellEnd"/>
      <w:r w:rsidR="00D82213" w:rsidRPr="00F16220">
        <w:rPr>
          <w:rFonts w:ascii="Arial" w:hAnsi="Arial" w:cs="Arial"/>
          <w:color w:val="14B1E2"/>
          <w:sz w:val="18"/>
          <w:szCs w:val="18"/>
          <w:lang w:eastAsia="en-US"/>
        </w:rPr>
        <w:t>(</w:t>
      </w:r>
      <w:proofErr w:type="spellStart"/>
      <w:r>
        <w:rPr>
          <w:rFonts w:ascii="Arial" w:hAnsi="Arial" w:cs="Arial"/>
          <w:color w:val="14B1E2"/>
          <w:sz w:val="18"/>
          <w:szCs w:val="18"/>
          <w:lang w:eastAsia="en-US"/>
        </w:rPr>
        <w:t>output_port_nr</w:t>
      </w:r>
      <w:proofErr w:type="spellEnd"/>
      <w:r w:rsidR="00D82213" w:rsidRPr="00F16220">
        <w:rPr>
          <w:rFonts w:ascii="Arial" w:hAnsi="Arial" w:cs="Arial"/>
          <w:color w:val="14B1E2"/>
          <w:sz w:val="18"/>
          <w:szCs w:val="18"/>
          <w:lang w:eastAsia="en-US"/>
        </w:rPr>
        <w:t>)</w:t>
      </w:r>
    </w:p>
    <w:p w14:paraId="1F4AC051" w14:textId="3F94147A" w:rsidR="00D82213" w:rsidRPr="00D82213" w:rsidRDefault="00D82213" w:rsidP="00D82213">
      <w:pPr>
        <w:rPr>
          <w:lang w:eastAsia="en-US"/>
        </w:rPr>
      </w:pPr>
    </w:p>
    <w:p w14:paraId="6A0D14F3" w14:textId="2EE2609E" w:rsidR="00D947A1" w:rsidRDefault="00D947A1" w:rsidP="00D82213">
      <w:pPr>
        <w:pStyle w:val="Heading2"/>
      </w:pPr>
      <w:bookmarkStart w:id="44" w:name="_Ref15306022"/>
      <w:bookmarkStart w:id="45" w:name="_Toc52962451"/>
      <w:r>
        <w:t xml:space="preserve">Running </w:t>
      </w:r>
      <w:r w:rsidR="00BE4498">
        <w:t>a GMT coding strategy</w:t>
      </w:r>
      <w:bookmarkEnd w:id="44"/>
      <w:bookmarkEnd w:id="45"/>
    </w:p>
    <w:p w14:paraId="6FEDCB84" w14:textId="77777777" w:rsidR="00C90954" w:rsidRDefault="00C90954" w:rsidP="00D82213">
      <w:pPr>
        <w:rPr>
          <w:lang w:val="en-GB" w:eastAsia="en-US"/>
        </w:rPr>
      </w:pPr>
    </w:p>
    <w:p w14:paraId="226BE676" w14:textId="6E4ABDC7" w:rsidR="00D82213" w:rsidRPr="00D82213" w:rsidRDefault="00C90954" w:rsidP="00D82213">
      <w:pPr>
        <w:rPr>
          <w:lang w:val="en-GB" w:eastAsia="en-US"/>
        </w:rPr>
      </w:pPr>
      <w:r>
        <w:rPr>
          <w:lang w:val="en-GB" w:eastAsia="en-US"/>
        </w:rPr>
        <w:t>After all processing blocks are instantiated</w:t>
      </w:r>
      <w:r w:rsidR="00BE4498">
        <w:rPr>
          <w:lang w:val="en-GB" w:eastAsia="en-US"/>
        </w:rPr>
        <w:t>, their parameters set</w:t>
      </w:r>
      <w:r>
        <w:rPr>
          <w:lang w:val="en-GB" w:eastAsia="en-US"/>
        </w:rPr>
        <w:t xml:space="preserve">, their inter-connections </w:t>
      </w:r>
      <w:r w:rsidR="00BE4498">
        <w:rPr>
          <w:lang w:val="en-GB" w:eastAsia="en-US"/>
        </w:rPr>
        <w:t>established</w:t>
      </w:r>
      <w:r>
        <w:rPr>
          <w:lang w:val="en-GB" w:eastAsia="en-US"/>
        </w:rPr>
        <w:t xml:space="preserve"> </w:t>
      </w:r>
      <w:r w:rsidR="00BE4498">
        <w:rPr>
          <w:lang w:val="en-GB" w:eastAsia="en-US"/>
        </w:rPr>
        <w:t xml:space="preserve">and any required input signals defined,  the entire coding strategy </w:t>
      </w:r>
      <w:r w:rsidR="00F111C3">
        <w:rPr>
          <w:lang w:val="en-GB" w:eastAsia="en-US"/>
        </w:rPr>
        <w:t xml:space="preserve">can be executed </w:t>
      </w:r>
      <w:r w:rsidR="00BE4498">
        <w:rPr>
          <w:lang w:val="en-GB" w:eastAsia="en-US"/>
        </w:rPr>
        <w:t>by calling</w:t>
      </w:r>
    </w:p>
    <w:p w14:paraId="6422B44D" w14:textId="77777777" w:rsidR="00D82213" w:rsidRPr="00F111C3" w:rsidRDefault="00D82213" w:rsidP="00D82213">
      <w:pPr>
        <w:rPr>
          <w:lang w:val="en-GB" w:eastAsia="en-US"/>
        </w:rPr>
      </w:pPr>
    </w:p>
    <w:p w14:paraId="0D7DFBC1" w14:textId="30D94F85" w:rsidR="000D025A" w:rsidRPr="00B64598" w:rsidRDefault="00F111C3" w:rsidP="00D82213">
      <w:pPr>
        <w:rPr>
          <w:rFonts w:ascii="Arial" w:hAnsi="Arial" w:cs="Arial"/>
          <w:sz w:val="18"/>
          <w:szCs w:val="18"/>
          <w:lang w:eastAsia="en-US"/>
        </w:rPr>
      </w:pPr>
      <w:proofErr w:type="spellStart"/>
      <w:r w:rsidRPr="00B64598">
        <w:rPr>
          <w:rFonts w:ascii="Arial" w:hAnsi="Arial" w:cs="Arial"/>
          <w:color w:val="14B1E2"/>
          <w:sz w:val="18"/>
          <w:szCs w:val="18"/>
          <w:lang w:eastAsia="en-US"/>
        </w:rPr>
        <w:t>strat.run</w:t>
      </w:r>
      <w:proofErr w:type="spellEnd"/>
      <w:r w:rsidRPr="00B64598">
        <w:rPr>
          <w:rFonts w:ascii="Arial" w:hAnsi="Arial" w:cs="Arial"/>
          <w:color w:val="14B1E2"/>
          <w:sz w:val="18"/>
          <w:szCs w:val="18"/>
          <w:lang w:eastAsia="en-US"/>
        </w:rPr>
        <w:t>();</w:t>
      </w:r>
    </w:p>
    <w:p w14:paraId="257BA4F9" w14:textId="1508D481" w:rsidR="00BE4498" w:rsidRDefault="00BE4498" w:rsidP="00D82213">
      <w:pPr>
        <w:rPr>
          <w:lang w:eastAsia="en-US"/>
        </w:rPr>
      </w:pPr>
    </w:p>
    <w:p w14:paraId="7F6AAE5A" w14:textId="1413F708" w:rsidR="00A84CCD" w:rsidRDefault="00BE4498" w:rsidP="003907B0">
      <w:pPr>
        <w:jc w:val="left"/>
      </w:pPr>
      <w:r>
        <w:rPr>
          <w:lang w:eastAsia="en-US"/>
        </w:rPr>
        <w:t>The</w:t>
      </w:r>
      <w:r w:rsidR="004D5DB9">
        <w:rPr>
          <w:lang w:eastAsia="en-US"/>
        </w:rPr>
        <w:t xml:space="preserve"> strategy’s</w:t>
      </w:r>
      <w:r>
        <w:rPr>
          <w:lang w:eastAsia="en-US"/>
        </w:rPr>
        <w:t xml:space="preserve"> </w:t>
      </w:r>
      <w:r w:rsidR="004D5DB9" w:rsidRPr="00B64598">
        <w:rPr>
          <w:rFonts w:ascii="Arial" w:hAnsi="Arial" w:cs="Arial"/>
          <w:color w:val="14B1E2"/>
          <w:sz w:val="18"/>
          <w:szCs w:val="18"/>
          <w:lang w:eastAsia="en-US"/>
        </w:rPr>
        <w:t>run()</w:t>
      </w:r>
      <w:r w:rsidR="004D5DB9">
        <w:rPr>
          <w:rFonts w:ascii="Arial" w:hAnsi="Arial" w:cs="Arial"/>
          <w:color w:val="14B1E2"/>
          <w:sz w:val="18"/>
          <w:szCs w:val="18"/>
          <w:lang w:eastAsia="en-US"/>
        </w:rPr>
        <w:t xml:space="preserve"> </w:t>
      </w:r>
      <w:r w:rsidR="004D5DB9" w:rsidRPr="0081262E">
        <w:t xml:space="preserve">method </w:t>
      </w:r>
      <w:r w:rsidR="004D5DB9">
        <w:t xml:space="preserve">will in turn execute the </w:t>
      </w:r>
      <w:r w:rsidR="000B4559" w:rsidRPr="00B64598">
        <w:rPr>
          <w:rFonts w:ascii="Arial" w:hAnsi="Arial" w:cs="Arial"/>
          <w:color w:val="14B1E2"/>
          <w:sz w:val="18"/>
          <w:szCs w:val="18"/>
          <w:lang w:eastAsia="en-US"/>
        </w:rPr>
        <w:t>run()</w:t>
      </w:r>
      <w:r w:rsidR="000B4559">
        <w:rPr>
          <w:rFonts w:ascii="Arial" w:hAnsi="Arial" w:cs="Arial"/>
          <w:color w:val="14B1E2"/>
          <w:sz w:val="18"/>
          <w:szCs w:val="18"/>
          <w:lang w:eastAsia="en-US"/>
        </w:rPr>
        <w:t xml:space="preserve"> </w:t>
      </w:r>
      <w:r w:rsidR="004D5DB9">
        <w:t xml:space="preserve">method of every processing block it contains and forwarded all generated outputs according to the pre-defined connections between the units. The appropriate order of execution amongst the units is determined automatically by the coding strategy based on the connection structure, ensuring that all inputs of a block (provided through connections within the strategy) are computed and made available before calling the block’s </w:t>
      </w:r>
      <w:r w:rsidR="000B4559" w:rsidRPr="00B64598">
        <w:rPr>
          <w:rFonts w:ascii="Arial" w:hAnsi="Arial" w:cs="Arial"/>
          <w:color w:val="14B1E2"/>
          <w:sz w:val="18"/>
          <w:szCs w:val="18"/>
          <w:lang w:eastAsia="en-US"/>
        </w:rPr>
        <w:t>run()</w:t>
      </w:r>
      <w:r w:rsidR="000B4559">
        <w:rPr>
          <w:rFonts w:ascii="Arial" w:hAnsi="Arial" w:cs="Arial"/>
          <w:color w:val="14B1E2"/>
          <w:sz w:val="18"/>
          <w:szCs w:val="18"/>
          <w:lang w:eastAsia="en-US"/>
        </w:rPr>
        <w:t xml:space="preserve"> </w:t>
      </w:r>
      <w:r w:rsidR="004D5DB9">
        <w:t xml:space="preserve">method. The acyclic structure of connections ensures that such an order can always be determined. This means that the execution order cannot be freely defined or controlled by the user, but </w:t>
      </w:r>
      <w:r w:rsidR="003907B0">
        <w:t xml:space="preserve">the order in which units are instantiated may influence the execution order (amongst units of the same depth in the connection graph) to some degree. </w:t>
      </w:r>
    </w:p>
    <w:p w14:paraId="574F4139" w14:textId="1E385DC0" w:rsidR="00160C17" w:rsidRDefault="00160C17">
      <w:pPr>
        <w:jc w:val="left"/>
        <w:rPr>
          <w:b/>
          <w:color w:val="4F81BD"/>
          <w:sz w:val="28"/>
          <w:szCs w:val="32"/>
        </w:rPr>
      </w:pPr>
      <w:r>
        <w:rPr>
          <w:b/>
          <w:color w:val="4F81BD"/>
          <w:sz w:val="28"/>
          <w:szCs w:val="32"/>
        </w:rPr>
        <w:br w:type="page"/>
      </w:r>
    </w:p>
    <w:p w14:paraId="7371400D" w14:textId="77777777" w:rsidR="003907B0" w:rsidRDefault="003907B0">
      <w:pPr>
        <w:jc w:val="left"/>
        <w:rPr>
          <w:b/>
          <w:color w:val="4F81BD"/>
          <w:sz w:val="28"/>
          <w:szCs w:val="32"/>
        </w:rPr>
      </w:pPr>
    </w:p>
    <w:p w14:paraId="139BCEF3" w14:textId="7E9F64E4" w:rsidR="00BB4E82" w:rsidRPr="007054D6" w:rsidRDefault="002C6DC9" w:rsidP="001909A5">
      <w:pPr>
        <w:pStyle w:val="Heading1"/>
        <w:rPr>
          <w:sz w:val="32"/>
        </w:rPr>
      </w:pPr>
      <w:bookmarkStart w:id="46" w:name="_Toc16244297"/>
      <w:bookmarkStart w:id="47" w:name="_Toc52962452"/>
      <w:bookmarkEnd w:id="46"/>
      <w:r>
        <w:rPr>
          <w:sz w:val="32"/>
        </w:rPr>
        <w:t>Essential</w:t>
      </w:r>
      <w:r w:rsidR="00BB4E82" w:rsidRPr="007054D6">
        <w:rPr>
          <w:sz w:val="32"/>
        </w:rPr>
        <w:t xml:space="preserve"> </w:t>
      </w:r>
      <w:r w:rsidR="000B4559">
        <w:rPr>
          <w:sz w:val="32"/>
        </w:rPr>
        <w:t>P</w:t>
      </w:r>
      <w:r w:rsidR="000B4559" w:rsidRPr="007054D6">
        <w:rPr>
          <w:sz w:val="32"/>
        </w:rPr>
        <w:t>rocessing</w:t>
      </w:r>
      <w:r w:rsidR="000B4559">
        <w:rPr>
          <w:sz w:val="32"/>
        </w:rPr>
        <w:t xml:space="preserve"> Blocks</w:t>
      </w:r>
      <w:bookmarkEnd w:id="47"/>
    </w:p>
    <w:p w14:paraId="4D3CD21A" w14:textId="4CF96B6B" w:rsidR="00CA3DFD" w:rsidRDefault="000B4559" w:rsidP="00D82213">
      <w:r>
        <w:t xml:space="preserve">All </w:t>
      </w:r>
      <w:r w:rsidR="00160C17">
        <w:t>b</w:t>
      </w:r>
      <w:r>
        <w:t xml:space="preserve">uilding blocks </w:t>
      </w:r>
      <w:r w:rsidR="00160C17">
        <w:t xml:space="preserve">necessary </w:t>
      </w:r>
      <w:r>
        <w:t>to faithfully emulate the</w:t>
      </w:r>
      <w:r w:rsidR="00CA3DFD">
        <w:t xml:space="preserve"> </w:t>
      </w:r>
      <w:proofErr w:type="spellStart"/>
      <w:r w:rsidR="00E46297">
        <w:t>SpecRes</w:t>
      </w:r>
      <w:proofErr w:type="spellEnd"/>
      <w:r w:rsidR="00CA3DFD">
        <w:t xml:space="preserve"> processing strategy </w:t>
      </w:r>
      <w:r w:rsidR="00F111C3">
        <w:t>(Nogueira et al, 2009)</w:t>
      </w:r>
      <w:r w:rsidR="00160C17">
        <w:t xml:space="preserve"> are supplied with the GMT</w:t>
      </w:r>
      <w:r w:rsidR="00CA3DFD">
        <w:t xml:space="preserve">. Figure </w:t>
      </w:r>
      <w:r w:rsidR="00600AF4">
        <w:t>2</w:t>
      </w:r>
      <w:r w:rsidR="00CA3DFD">
        <w:t xml:space="preserve"> shows the </w:t>
      </w:r>
      <w:r>
        <w:t>block diagram</w:t>
      </w:r>
      <w:r w:rsidR="00CA3DFD">
        <w:t xml:space="preserve"> of</w:t>
      </w:r>
      <w:r>
        <w:t xml:space="preserve"> </w:t>
      </w:r>
      <w:proofErr w:type="spellStart"/>
      <w:r w:rsidR="00E46297">
        <w:t>SpecRes</w:t>
      </w:r>
      <w:proofErr w:type="spellEnd"/>
      <w:r w:rsidR="00E46297">
        <w:t xml:space="preserve"> </w:t>
      </w:r>
      <w:r>
        <w:t>as implemented in</w:t>
      </w:r>
      <w:r w:rsidR="00CA3DFD">
        <w:t xml:space="preserve"> the GMT.</w:t>
      </w:r>
      <w:r w:rsidR="00160C17">
        <w:t xml:space="preserve"> </w:t>
      </w:r>
      <w:r w:rsidR="00CA3DFD">
        <w:t xml:space="preserve">The processing blocks are described </w:t>
      </w:r>
      <w:r>
        <w:t>in the following</w:t>
      </w:r>
      <w:r w:rsidR="00CA3DFD">
        <w:t>.</w:t>
      </w:r>
    </w:p>
    <w:p w14:paraId="5B5EF6D3" w14:textId="41D1968A" w:rsidR="00BB4E82" w:rsidRPr="00BB4E82" w:rsidRDefault="00E46297" w:rsidP="00D82213">
      <w:pPr>
        <w:pStyle w:val="Heading2"/>
      </w:pPr>
      <w:bookmarkStart w:id="48" w:name="_Toc52962453"/>
      <w:proofErr w:type="spellStart"/>
      <w:r>
        <w:t>SpecRes</w:t>
      </w:r>
      <w:proofErr w:type="spellEnd"/>
      <w:r>
        <w:t xml:space="preserve"> </w:t>
      </w:r>
      <w:r w:rsidR="00160C17">
        <w:t>Processing Blocks</w:t>
      </w:r>
      <w:bookmarkEnd w:id="48"/>
    </w:p>
    <w:p w14:paraId="6B20E903" w14:textId="77777777" w:rsidR="00600AF4" w:rsidRDefault="00600AF4" w:rsidP="0081262E">
      <w:pPr>
        <w:pStyle w:val="12kS"/>
        <w:keepNext/>
        <w:jc w:val="center"/>
      </w:pPr>
      <w:r>
        <w:rPr>
          <w:noProof/>
          <w:lang w:val="de-DE"/>
        </w:rPr>
        <w:drawing>
          <wp:inline distT="0" distB="0" distL="0" distR="0" wp14:anchorId="3B9ECE13" wp14:editId="0ADF2E95">
            <wp:extent cx="4819486" cy="53530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yes_process_chain.tiff"/>
                    <pic:cNvPicPr/>
                  </pic:nvPicPr>
                  <pic:blipFill rotWithShape="1">
                    <a:blip r:embed="rId14" cstate="print">
                      <a:extLst>
                        <a:ext uri="{28A0092B-C50C-407E-A947-70E740481C1C}">
                          <a14:useLocalDpi xmlns:a14="http://schemas.microsoft.com/office/drawing/2010/main" val="0"/>
                        </a:ext>
                      </a:extLst>
                    </a:blip>
                    <a:srcRect t="2938" b="3550"/>
                    <a:stretch/>
                  </pic:blipFill>
                  <pic:spPr bwMode="auto">
                    <a:xfrm>
                      <a:off x="0" y="0"/>
                      <a:ext cx="4864398" cy="5402935"/>
                    </a:xfrm>
                    <a:prstGeom prst="rect">
                      <a:avLst/>
                    </a:prstGeom>
                    <a:ln>
                      <a:noFill/>
                    </a:ln>
                    <a:extLst>
                      <a:ext uri="{53640926-AAD7-44D8-BBD7-CCE9431645EC}">
                        <a14:shadowObscured xmlns:a14="http://schemas.microsoft.com/office/drawing/2010/main"/>
                      </a:ext>
                    </a:extLst>
                  </pic:spPr>
                </pic:pic>
              </a:graphicData>
            </a:graphic>
          </wp:inline>
        </w:drawing>
      </w:r>
    </w:p>
    <w:p w14:paraId="130E492D" w14:textId="362FFAA5" w:rsidR="00600AF4" w:rsidRDefault="00600AF4" w:rsidP="0081262E">
      <w:pPr>
        <w:pStyle w:val="Caption"/>
        <w:ind w:left="720" w:right="970"/>
      </w:pPr>
      <w:r>
        <w:t xml:space="preserve">Figure </w:t>
      </w:r>
      <w:r>
        <w:fldChar w:fldCharType="begin"/>
      </w:r>
      <w:r>
        <w:instrText xml:space="preserve"> SEQ Figure \* ARABIC </w:instrText>
      </w:r>
      <w:r>
        <w:fldChar w:fldCharType="separate"/>
      </w:r>
      <w:r w:rsidR="00B9146A">
        <w:rPr>
          <w:noProof/>
        </w:rPr>
        <w:t>3</w:t>
      </w:r>
      <w:r>
        <w:fldChar w:fldCharType="end"/>
      </w:r>
      <w:r>
        <w:t xml:space="preserve">: Output of the </w:t>
      </w:r>
      <w:r w:rsidR="00067904">
        <w:t xml:space="preserve">blocks </w:t>
      </w:r>
      <w:proofErr w:type="spellStart"/>
      <w:r>
        <w:t>ReadWav</w:t>
      </w:r>
      <w:r w:rsidR="00067904">
        <w:t>Unit</w:t>
      </w:r>
      <w:proofErr w:type="spellEnd"/>
      <w:r>
        <w:t xml:space="preserve"> (</w:t>
      </w:r>
      <w:r w:rsidR="00067904">
        <w:t>row 1</w:t>
      </w:r>
      <w:r>
        <w:t xml:space="preserve">), </w:t>
      </w:r>
      <w:proofErr w:type="spellStart"/>
      <w:r w:rsidR="00067904">
        <w:t>FftFilterbankUnit</w:t>
      </w:r>
      <w:proofErr w:type="spellEnd"/>
      <w:r w:rsidR="00067904">
        <w:t xml:space="preserve"> </w:t>
      </w:r>
      <w:r>
        <w:t>(</w:t>
      </w:r>
      <w:r w:rsidR="00067904">
        <w:t>row 2</w:t>
      </w:r>
      <w:r>
        <w:t xml:space="preserve">), </w:t>
      </w:r>
      <w:proofErr w:type="spellStart"/>
      <w:r w:rsidR="00067904">
        <w:t>HilbertEnvUnit</w:t>
      </w:r>
      <w:proofErr w:type="spellEnd"/>
      <w:r w:rsidR="00067904">
        <w:t xml:space="preserve"> </w:t>
      </w:r>
      <w:r>
        <w:t>(</w:t>
      </w:r>
      <w:r w:rsidR="00067904">
        <w:t>row 3</w:t>
      </w:r>
      <w:r>
        <w:t xml:space="preserve">) and </w:t>
      </w:r>
      <w:r w:rsidR="00067904">
        <w:t xml:space="preserve">PlotF120Electrodogram </w:t>
      </w:r>
      <w:r>
        <w:t>(row</w:t>
      </w:r>
      <w:r w:rsidR="00067904">
        <w:t xml:space="preserve"> 4</w:t>
      </w:r>
      <w:r>
        <w:t>) f</w:t>
      </w:r>
      <w:r w:rsidR="00160C17">
        <w:t>or</w:t>
      </w:r>
      <w:r>
        <w:t xml:space="preserve"> the </w:t>
      </w:r>
      <w:r w:rsidR="00160C17">
        <w:t xml:space="preserve">speech token </w:t>
      </w:r>
      <w:r>
        <w:t>"yes".</w:t>
      </w:r>
    </w:p>
    <w:p w14:paraId="707BDF7F" w14:textId="28A1FFB6" w:rsidR="00976552" w:rsidRPr="00BB4E82" w:rsidRDefault="00976552" w:rsidP="0081262E">
      <w:pPr>
        <w:pStyle w:val="12kS"/>
        <w:spacing w:before="180" w:after="60"/>
      </w:pPr>
      <w:proofErr w:type="spellStart"/>
      <w:r w:rsidRPr="00BB4E82">
        <w:t>ReadWav</w:t>
      </w:r>
      <w:r w:rsidR="00B84EDF">
        <w:t>Unit</w:t>
      </w:r>
      <w:proofErr w:type="spellEnd"/>
    </w:p>
    <w:p w14:paraId="06747355" w14:textId="69AF5F7C" w:rsidR="00976552" w:rsidRDefault="008351DC" w:rsidP="00D82213">
      <w:r>
        <w:t xml:space="preserve">In </w:t>
      </w:r>
      <w:proofErr w:type="spellStart"/>
      <w:r w:rsidR="004D6F5E" w:rsidRPr="00B64598">
        <w:rPr>
          <w:color w:val="14B1E2"/>
        </w:rPr>
        <w:t>ReadWav</w:t>
      </w:r>
      <w:r w:rsidR="00B84EDF">
        <w:rPr>
          <w:color w:val="14B1E2"/>
        </w:rPr>
        <w:t>Unit</w:t>
      </w:r>
      <w:proofErr w:type="spellEnd"/>
      <w:r w:rsidR="00741E88" w:rsidRPr="00B64598">
        <w:rPr>
          <w:color w:val="14B1E2"/>
        </w:rPr>
        <w:t xml:space="preserve"> (</w:t>
      </w:r>
      <w:r w:rsidR="00B84EDF">
        <w:rPr>
          <w:color w:val="14B1E2"/>
        </w:rPr>
        <w:t>‘</w:t>
      </w:r>
      <w:r w:rsidR="00A553ED">
        <w:rPr>
          <w:color w:val="14B1E2"/>
        </w:rPr>
        <w:t>SRC</w:t>
      </w:r>
      <w:r w:rsidR="00B84EDF">
        <w:rPr>
          <w:color w:val="14B1E2"/>
        </w:rPr>
        <w:t>’</w:t>
      </w:r>
      <w:r w:rsidR="00741E88" w:rsidRPr="00B64598">
        <w:rPr>
          <w:color w:val="14B1E2"/>
        </w:rPr>
        <w:t>)</w:t>
      </w:r>
      <w:r>
        <w:t>, the input wav-file is read and resampled to the sampling rate of the CI speech processor. The output is the resampled input wav-file.</w:t>
      </w:r>
      <w:r w:rsidR="00600AF4">
        <w:t xml:space="preserve"> In Figure 3, the output of the block RW_1 to the input wav file “yes” is shown in the first row.</w:t>
      </w:r>
    </w:p>
    <w:p w14:paraId="0FE42D97" w14:textId="4E41B531" w:rsidR="00A553ED" w:rsidRPr="00BB4E82" w:rsidRDefault="00A553ED" w:rsidP="00A553ED">
      <w:pPr>
        <w:pStyle w:val="12kS"/>
        <w:spacing w:before="180" w:after="60"/>
      </w:pPr>
      <w:proofErr w:type="spellStart"/>
      <w:r>
        <w:lastRenderedPageBreak/>
        <w:t>AudioMixer</w:t>
      </w:r>
      <w:r w:rsidR="00B84EDF">
        <w:t>Unit</w:t>
      </w:r>
      <w:proofErr w:type="spellEnd"/>
    </w:p>
    <w:p w14:paraId="565EDA29" w14:textId="49D0F3FD" w:rsidR="00A553ED" w:rsidRDefault="00A553ED" w:rsidP="00A553ED">
      <w:r>
        <w:t xml:space="preserve">In </w:t>
      </w:r>
      <w:proofErr w:type="spellStart"/>
      <w:r>
        <w:rPr>
          <w:color w:val="14B1E2"/>
        </w:rPr>
        <w:t>AudioMixe</w:t>
      </w:r>
      <w:r w:rsidR="00C8657E">
        <w:rPr>
          <w:color w:val="14B1E2"/>
        </w:rPr>
        <w:t>r</w:t>
      </w:r>
      <w:r w:rsidR="00B84EDF">
        <w:rPr>
          <w:color w:val="14B1E2"/>
        </w:rPr>
        <w:t>Unit</w:t>
      </w:r>
      <w:proofErr w:type="spellEnd"/>
      <w:r w:rsidRPr="00B64598">
        <w:rPr>
          <w:color w:val="14B1E2"/>
        </w:rPr>
        <w:t xml:space="preserve"> (</w:t>
      </w:r>
      <w:r w:rsidR="00B84EDF">
        <w:rPr>
          <w:color w:val="14B1E2"/>
        </w:rPr>
        <w:t>‘</w:t>
      </w:r>
      <w:r>
        <w:rPr>
          <w:color w:val="14B1E2"/>
        </w:rPr>
        <w:t>MIX</w:t>
      </w:r>
      <w:r w:rsidR="00B84EDF">
        <w:rPr>
          <w:color w:val="14B1E2"/>
        </w:rPr>
        <w:t>’</w:t>
      </w:r>
      <w:r>
        <w:rPr>
          <w:color w:val="14B1E2"/>
        </w:rPr>
        <w:t>)</w:t>
      </w:r>
      <w:r>
        <w:t xml:space="preserve">, a number of input signals are scaled to a desired target level </w:t>
      </w:r>
      <w:r w:rsidR="00C8657E">
        <w:t>and added, allowing for numerous options regarding onset delay and wrapping behavior.</w:t>
      </w:r>
    </w:p>
    <w:p w14:paraId="685866AF" w14:textId="4C4A3555" w:rsidR="00A553ED" w:rsidRPr="00BB4E82" w:rsidRDefault="00C8657E" w:rsidP="00A553ED">
      <w:pPr>
        <w:pStyle w:val="12kS"/>
        <w:spacing w:before="180" w:after="60"/>
      </w:pPr>
      <w:bookmarkStart w:id="49" w:name="_Hlk16178091"/>
      <w:proofErr w:type="spellStart"/>
      <w:r>
        <w:t>HarmonyPreemphasisUnit</w:t>
      </w:r>
      <w:bookmarkEnd w:id="49"/>
      <w:proofErr w:type="spellEnd"/>
    </w:p>
    <w:p w14:paraId="5C23E6C1" w14:textId="32FF9FFC" w:rsidR="00A553ED" w:rsidRDefault="00A553ED">
      <w:r>
        <w:t xml:space="preserve">In </w:t>
      </w:r>
      <w:proofErr w:type="spellStart"/>
      <w:r w:rsidR="00C8657E" w:rsidRPr="00C8657E">
        <w:rPr>
          <w:color w:val="14B1E2"/>
        </w:rPr>
        <w:t>HarmonyPreemphasisUnit</w:t>
      </w:r>
      <w:proofErr w:type="spellEnd"/>
      <w:r w:rsidR="00C8657E" w:rsidRPr="00C8657E">
        <w:rPr>
          <w:color w:val="14B1E2"/>
        </w:rPr>
        <w:t xml:space="preserve"> </w:t>
      </w:r>
      <w:r w:rsidRPr="00B64598">
        <w:rPr>
          <w:color w:val="14B1E2"/>
        </w:rPr>
        <w:t>(</w:t>
      </w:r>
      <w:r w:rsidR="00B84EDF">
        <w:rPr>
          <w:color w:val="14B1E2"/>
        </w:rPr>
        <w:t>‘</w:t>
      </w:r>
      <w:r w:rsidR="00C8657E">
        <w:rPr>
          <w:color w:val="14B1E2"/>
        </w:rPr>
        <w:t>PRE</w:t>
      </w:r>
      <w:r w:rsidR="00B84EDF">
        <w:rPr>
          <w:color w:val="14B1E2"/>
        </w:rPr>
        <w:t>’</w:t>
      </w:r>
      <w:r w:rsidRPr="00B64598">
        <w:rPr>
          <w:color w:val="14B1E2"/>
        </w:rPr>
        <w:t>)</w:t>
      </w:r>
      <w:r w:rsidR="00C8657E">
        <w:t xml:space="preserve"> </w:t>
      </w:r>
      <w:r>
        <w:t>the input signal</w:t>
      </w:r>
      <w:r w:rsidR="00C8657E">
        <w:t xml:space="preserve"> </w:t>
      </w:r>
      <w:r w:rsidR="00F3587F">
        <w:t>is high-pass filter</w:t>
      </w:r>
      <w:r w:rsidR="00B84EDF">
        <w:t>ed,</w:t>
      </w:r>
      <w:r w:rsidR="00F3587F">
        <w:t xml:space="preserve"> with filter characteristic</w:t>
      </w:r>
      <w:r w:rsidR="00B84EDF">
        <w:t>s</w:t>
      </w:r>
      <w:r w:rsidR="00F3587F">
        <w:t xml:space="preserve"> matching the </w:t>
      </w:r>
      <w:r w:rsidR="00B84EDF">
        <w:t xml:space="preserve">pre-emphasis filter applied to the </w:t>
      </w:r>
      <w:r w:rsidR="00F3587F">
        <w:t>audio input</w:t>
      </w:r>
      <w:r w:rsidR="00B84EDF">
        <w:t>s (microphones and auxiliary)</w:t>
      </w:r>
      <w:r w:rsidR="00F3587F">
        <w:t xml:space="preserve"> of the Harmony speech processor.</w:t>
      </w:r>
    </w:p>
    <w:p w14:paraId="7E5B731E" w14:textId="77CF72FD" w:rsidR="000E06F8" w:rsidRPr="00BB4E82" w:rsidRDefault="000E06F8" w:rsidP="000E06F8">
      <w:pPr>
        <w:pStyle w:val="12kS"/>
        <w:spacing w:before="180" w:after="60"/>
      </w:pPr>
      <w:proofErr w:type="spellStart"/>
      <w:r>
        <w:t>DualLoopTdAgcUnit</w:t>
      </w:r>
      <w:proofErr w:type="spellEnd"/>
    </w:p>
    <w:p w14:paraId="13A96569" w14:textId="74BA6D11" w:rsidR="000E06F8" w:rsidRDefault="000E06F8">
      <w:r>
        <w:t xml:space="preserve">The </w:t>
      </w:r>
      <w:proofErr w:type="spellStart"/>
      <w:r>
        <w:rPr>
          <w:color w:val="14B1E2"/>
        </w:rPr>
        <w:t>DualLoopTdAgcUnit</w:t>
      </w:r>
      <w:proofErr w:type="spellEnd"/>
      <w:r w:rsidRPr="00C8657E">
        <w:rPr>
          <w:color w:val="14B1E2"/>
        </w:rPr>
        <w:t xml:space="preserve"> </w:t>
      </w:r>
      <w:r w:rsidRPr="00B64598">
        <w:rPr>
          <w:color w:val="14B1E2"/>
        </w:rPr>
        <w:t>(</w:t>
      </w:r>
      <w:r>
        <w:rPr>
          <w:color w:val="14B1E2"/>
        </w:rPr>
        <w:t>‘AGC’</w:t>
      </w:r>
      <w:r w:rsidRPr="00B64598">
        <w:rPr>
          <w:color w:val="14B1E2"/>
        </w:rPr>
        <w:t>)</w:t>
      </w:r>
      <w:r>
        <w:t xml:space="preserve"> implements a broadband dual-loop adaptive gain control (AGC) algorithm as described in </w:t>
      </w:r>
      <w:r w:rsidR="000919F3">
        <w:t>Boyle et al., 2009. Signals above a certain threshold input level, the knee-point, are compressed with a high compression ratio and slow speed</w:t>
      </w:r>
      <w:r w:rsidR="00610050">
        <w:t xml:space="preserve"> (maintaining the natural crest factor of speech)</w:t>
      </w:r>
      <w:r w:rsidR="000919F3">
        <w:t xml:space="preserve">, except when an abrupt increases in signal level triggers </w:t>
      </w:r>
      <w:r w:rsidR="00610050">
        <w:t>the fast loop designed to protect the CI user from sudden loudness discomfort. Outputs are the compressed audio signal and the gain applied.</w:t>
      </w:r>
    </w:p>
    <w:p w14:paraId="5B39FAEE" w14:textId="735C6719" w:rsidR="00976552" w:rsidRPr="00BB4E82" w:rsidRDefault="00976552" w:rsidP="0081262E">
      <w:pPr>
        <w:pStyle w:val="12kS"/>
        <w:spacing w:before="180" w:after="60"/>
      </w:pPr>
      <w:proofErr w:type="spellStart"/>
      <w:r w:rsidRPr="00BB4E82">
        <w:t>WinBuf</w:t>
      </w:r>
      <w:r w:rsidR="00B84EDF">
        <w:t>Unit</w:t>
      </w:r>
      <w:proofErr w:type="spellEnd"/>
    </w:p>
    <w:p w14:paraId="42FD3C7C" w14:textId="53CF013B" w:rsidR="008351DC" w:rsidRDefault="008351DC" w:rsidP="00D82213">
      <w:r>
        <w:t xml:space="preserve">In </w:t>
      </w:r>
      <w:proofErr w:type="spellStart"/>
      <w:r w:rsidRPr="00B64598">
        <w:rPr>
          <w:color w:val="14B1E2"/>
        </w:rPr>
        <w:t>WinBuf</w:t>
      </w:r>
      <w:r w:rsidR="00B84EDF">
        <w:rPr>
          <w:color w:val="14B1E2"/>
        </w:rPr>
        <w:t>Unit</w:t>
      </w:r>
      <w:proofErr w:type="spellEnd"/>
      <w:r w:rsidR="00741E88" w:rsidRPr="00B64598">
        <w:rPr>
          <w:color w:val="14B1E2"/>
        </w:rPr>
        <w:t xml:space="preserve"> (</w:t>
      </w:r>
      <w:r w:rsidR="00B84EDF">
        <w:rPr>
          <w:color w:val="14B1E2"/>
        </w:rPr>
        <w:t>‘</w:t>
      </w:r>
      <w:r w:rsidR="00741E88" w:rsidRPr="00B64598">
        <w:rPr>
          <w:color w:val="14B1E2"/>
        </w:rPr>
        <w:t>WB</w:t>
      </w:r>
      <w:r w:rsidR="00B84EDF">
        <w:rPr>
          <w:color w:val="14B1E2"/>
        </w:rPr>
        <w:t>’</w:t>
      </w:r>
      <w:r w:rsidR="00741E88" w:rsidRPr="00B64598">
        <w:rPr>
          <w:color w:val="14B1E2"/>
        </w:rPr>
        <w:t>)</w:t>
      </w:r>
      <w:r>
        <w:t xml:space="preserve">, the sampled input signal is </w:t>
      </w:r>
      <w:r w:rsidR="003E5A4F">
        <w:t xml:space="preserve">buffered into frames (according the FFT length and hop-size defined in the parent </w:t>
      </w:r>
      <w:proofErr w:type="spellStart"/>
      <w:r w:rsidR="003E5A4F">
        <w:t>FftStrategy</w:t>
      </w:r>
      <w:proofErr w:type="spellEnd"/>
      <w:r w:rsidR="003E5A4F">
        <w:t xml:space="preserve"> object) and each frame multiplied </w:t>
      </w:r>
      <w:r>
        <w:t xml:space="preserve"> with a </w:t>
      </w:r>
      <w:r w:rsidR="003E5A4F">
        <w:t xml:space="preserve">time-domain </w:t>
      </w:r>
      <w:r>
        <w:t xml:space="preserve">window. Different window functions are available. The output </w:t>
      </w:r>
      <w:r w:rsidR="003E5A4F">
        <w:t xml:space="preserve">is a matrix containing </w:t>
      </w:r>
      <w:r>
        <w:t xml:space="preserve">the </w:t>
      </w:r>
      <w:r w:rsidR="003E5A4F">
        <w:t>windowed time-domain signal frames</w:t>
      </w:r>
      <w:r>
        <w:t>.</w:t>
      </w:r>
    </w:p>
    <w:p w14:paraId="23731921" w14:textId="32C8B531" w:rsidR="00976552" w:rsidRPr="00BB4E82" w:rsidRDefault="00976552" w:rsidP="0081262E">
      <w:pPr>
        <w:pStyle w:val="12kS"/>
        <w:spacing w:before="180" w:after="60"/>
      </w:pPr>
      <w:proofErr w:type="spellStart"/>
      <w:r w:rsidRPr="00BB4E82">
        <w:t>F</w:t>
      </w:r>
      <w:r w:rsidR="00392410">
        <w:t>ft</w:t>
      </w:r>
      <w:r w:rsidRPr="00BB4E82">
        <w:t>Filter</w:t>
      </w:r>
      <w:r w:rsidR="00392410">
        <w:t>b</w:t>
      </w:r>
      <w:r w:rsidRPr="00BB4E82">
        <w:t>ank</w:t>
      </w:r>
      <w:r w:rsidR="00B84EDF">
        <w:t>Unit</w:t>
      </w:r>
      <w:proofErr w:type="spellEnd"/>
    </w:p>
    <w:p w14:paraId="3363F38F" w14:textId="71D8F233" w:rsidR="004D6F5E" w:rsidRDefault="004D6F5E" w:rsidP="00D82213">
      <w:r>
        <w:t xml:space="preserve">In </w:t>
      </w:r>
      <w:proofErr w:type="spellStart"/>
      <w:r w:rsidRPr="00B64598">
        <w:rPr>
          <w:color w:val="14B1E2"/>
        </w:rPr>
        <w:t>F</w:t>
      </w:r>
      <w:r w:rsidR="00392410">
        <w:rPr>
          <w:color w:val="14B1E2"/>
        </w:rPr>
        <w:t>ft</w:t>
      </w:r>
      <w:r w:rsidRPr="00B64598">
        <w:rPr>
          <w:color w:val="14B1E2"/>
        </w:rPr>
        <w:t>Filter</w:t>
      </w:r>
      <w:r w:rsidR="00392410">
        <w:rPr>
          <w:color w:val="14B1E2"/>
        </w:rPr>
        <w:t>b</w:t>
      </w:r>
      <w:r w:rsidRPr="00B64598">
        <w:rPr>
          <w:color w:val="14B1E2"/>
        </w:rPr>
        <w:t>ank</w:t>
      </w:r>
      <w:r w:rsidR="00B84EDF">
        <w:rPr>
          <w:color w:val="14B1E2"/>
        </w:rPr>
        <w:t>Unit</w:t>
      </w:r>
      <w:proofErr w:type="spellEnd"/>
      <w:r w:rsidR="00741E88" w:rsidRPr="00B64598">
        <w:rPr>
          <w:color w:val="14B1E2"/>
        </w:rPr>
        <w:t xml:space="preserve"> (</w:t>
      </w:r>
      <w:r w:rsidR="00B84EDF">
        <w:rPr>
          <w:color w:val="14B1E2"/>
        </w:rPr>
        <w:t>‘</w:t>
      </w:r>
      <w:r w:rsidR="00741E88" w:rsidRPr="00B64598">
        <w:rPr>
          <w:color w:val="14B1E2"/>
        </w:rPr>
        <w:t>FFT</w:t>
      </w:r>
      <w:r w:rsidR="00B84EDF">
        <w:rPr>
          <w:color w:val="14B1E2"/>
        </w:rPr>
        <w:t>’</w:t>
      </w:r>
      <w:r w:rsidR="00741E88" w:rsidRPr="00B64598">
        <w:rPr>
          <w:color w:val="14B1E2"/>
        </w:rPr>
        <w:t>)</w:t>
      </w:r>
      <w:r>
        <w:t xml:space="preserve">, the </w:t>
      </w:r>
      <w:r w:rsidR="003E5A4F">
        <w:t xml:space="preserve">FFT </w:t>
      </w:r>
      <w:r>
        <w:t>of the windowed signal</w:t>
      </w:r>
      <w:r w:rsidR="003E5A4F">
        <w:t xml:space="preserve"> buffers </w:t>
      </w:r>
      <w:r>
        <w:t xml:space="preserve">is </w:t>
      </w:r>
      <w:r w:rsidR="003E5A4F">
        <w:t xml:space="preserve">computed </w:t>
      </w:r>
      <w:r w:rsidR="00E66215">
        <w:t xml:space="preserve">for </w:t>
      </w:r>
      <w:r>
        <w:t xml:space="preserve">each time frame. </w:t>
      </w:r>
      <w:r w:rsidR="00E66215">
        <w:t xml:space="preserve">Hence, its </w:t>
      </w:r>
      <w:r>
        <w:t>ou</w:t>
      </w:r>
      <w:r w:rsidR="00E66215">
        <w:t>t</w:t>
      </w:r>
      <w:r>
        <w:t xml:space="preserve">put is </w:t>
      </w:r>
      <w:r w:rsidR="00B84EDF">
        <w:t xml:space="preserve">a </w:t>
      </w:r>
      <w:r>
        <w:t>short-time FFT</w:t>
      </w:r>
      <w:r w:rsidR="00E66215">
        <w:t xml:space="preserve"> (STFT) </w:t>
      </w:r>
      <w:r w:rsidR="00B84EDF">
        <w:t xml:space="preserve">representation </w:t>
      </w:r>
      <w:r w:rsidR="00E66215">
        <w:t xml:space="preserve">of the </w:t>
      </w:r>
      <w:r w:rsidR="00B84EDF">
        <w:t xml:space="preserve">original </w:t>
      </w:r>
      <w:r w:rsidR="00E66215">
        <w:t>signal</w:t>
      </w:r>
      <w:r>
        <w:t xml:space="preserve">. Only the content of the </w:t>
      </w:r>
      <w:proofErr w:type="spellStart"/>
      <w:r w:rsidR="00E66215">
        <w:t>nFFt</w:t>
      </w:r>
      <w:proofErr w:type="spellEnd"/>
      <w:r w:rsidR="00E66215">
        <w:t xml:space="preserve">/2 </w:t>
      </w:r>
      <w:r>
        <w:t xml:space="preserve">positive frequencies is provided </w:t>
      </w:r>
      <w:r w:rsidR="00E66215">
        <w:t>(due to the FFT symmetry for real-valued signals)</w:t>
      </w:r>
      <w:r>
        <w:t>.</w:t>
      </w:r>
      <w:r w:rsidR="00600AF4">
        <w:t xml:space="preserve"> In Figure 3, the output of the block </w:t>
      </w:r>
      <w:r w:rsidR="00600AF4" w:rsidRPr="00B64598">
        <w:rPr>
          <w:color w:val="14B1E2"/>
        </w:rPr>
        <w:t>FFT</w:t>
      </w:r>
      <w:r w:rsidR="00600AF4">
        <w:t xml:space="preserve"> </w:t>
      </w:r>
      <w:r w:rsidR="00E66215">
        <w:t xml:space="preserve">for </w:t>
      </w:r>
      <w:r w:rsidR="00600AF4">
        <w:t>the word “yes” is shown in the second row.</w:t>
      </w:r>
    </w:p>
    <w:p w14:paraId="080F53EB" w14:textId="47528104" w:rsidR="00976552" w:rsidRPr="00BB4E82" w:rsidRDefault="00392410" w:rsidP="0081262E">
      <w:pPr>
        <w:pStyle w:val="12kS"/>
        <w:spacing w:before="180" w:after="60"/>
      </w:pPr>
      <w:proofErr w:type="spellStart"/>
      <w:r>
        <w:t>HilbertEnvelope</w:t>
      </w:r>
      <w:r w:rsidR="00CD0923">
        <w:t>Unit</w:t>
      </w:r>
      <w:proofErr w:type="spellEnd"/>
    </w:p>
    <w:p w14:paraId="1C8374F1" w14:textId="2F9B43CA" w:rsidR="004D6F5E" w:rsidRDefault="00605FD5" w:rsidP="00D82213">
      <w:r>
        <w:t xml:space="preserve">In </w:t>
      </w:r>
      <w:proofErr w:type="spellStart"/>
      <w:r w:rsidR="00845D4D">
        <w:rPr>
          <w:color w:val="14B1E2"/>
        </w:rPr>
        <w:t>Hilbert</w:t>
      </w:r>
      <w:r w:rsidRPr="00B64598">
        <w:rPr>
          <w:color w:val="14B1E2"/>
        </w:rPr>
        <w:t>Envelope</w:t>
      </w:r>
      <w:r w:rsidR="00CD0923">
        <w:rPr>
          <w:color w:val="14B1E2"/>
        </w:rPr>
        <w:t>Unit</w:t>
      </w:r>
      <w:proofErr w:type="spellEnd"/>
      <w:r w:rsidR="00741E88" w:rsidRPr="00B64598">
        <w:rPr>
          <w:color w:val="14B1E2"/>
        </w:rPr>
        <w:t xml:space="preserve"> (</w:t>
      </w:r>
      <w:r w:rsidR="00CD0923">
        <w:rPr>
          <w:color w:val="14B1E2"/>
        </w:rPr>
        <w:t>‘</w:t>
      </w:r>
      <w:r w:rsidR="00741E88" w:rsidRPr="00B64598">
        <w:rPr>
          <w:color w:val="14B1E2"/>
        </w:rPr>
        <w:t>ENV</w:t>
      </w:r>
      <w:r w:rsidR="00CD0923">
        <w:rPr>
          <w:color w:val="14B1E2"/>
        </w:rPr>
        <w:t>’</w:t>
      </w:r>
      <w:r w:rsidR="00741E88" w:rsidRPr="00B64598">
        <w:rPr>
          <w:color w:val="14B1E2"/>
        </w:rPr>
        <w:t>)</w:t>
      </w:r>
      <w:r>
        <w:t>, the Hilbert envelope</w:t>
      </w:r>
      <w:r w:rsidR="002372A8">
        <w:t xml:space="preserve"> for a number of channels</w:t>
      </w:r>
      <w:r>
        <w:t xml:space="preserve"> is extracted</w:t>
      </w:r>
      <w:r w:rsidR="00C927D8">
        <w:t xml:space="preserve"> at the </w:t>
      </w:r>
      <w:r w:rsidR="002372A8">
        <w:t>mid-point of each signal frame</w:t>
      </w:r>
      <w:r>
        <w:t xml:space="preserve"> by summation of the short-time FFT bins according to Nogueira et al</w:t>
      </w:r>
      <w:r w:rsidR="00B84EDF">
        <w:t>.</w:t>
      </w:r>
      <w:r>
        <w:t xml:space="preserve">, 2009. The number of channels are determined by </w:t>
      </w:r>
      <w:proofErr w:type="spellStart"/>
      <w:r w:rsidR="00392410">
        <w:rPr>
          <w:color w:val="14B1E2"/>
        </w:rPr>
        <w:t>nChan</w:t>
      </w:r>
      <w:proofErr w:type="spellEnd"/>
      <w:r>
        <w:t xml:space="preserve">, the allocation table by </w:t>
      </w:r>
      <w:proofErr w:type="spellStart"/>
      <w:r w:rsidR="00392410">
        <w:rPr>
          <w:color w:val="14B1E2"/>
        </w:rPr>
        <w:t>nBinLims</w:t>
      </w:r>
      <w:proofErr w:type="spellEnd"/>
      <w:r>
        <w:t xml:space="preserve">, and the lowest bin that is taken into account in the allocation table by </w:t>
      </w:r>
      <w:proofErr w:type="spellStart"/>
      <w:r w:rsidRPr="00B64598">
        <w:rPr>
          <w:color w:val="14B1E2"/>
        </w:rPr>
        <w:t>startBin</w:t>
      </w:r>
      <w:proofErr w:type="spellEnd"/>
      <w:r w:rsidR="002372A8">
        <w:t xml:space="preserve">, all of which are defined as attributes in the </w:t>
      </w:r>
      <w:proofErr w:type="spellStart"/>
      <w:r w:rsidR="002372A8">
        <w:t>FftStrategy</w:t>
      </w:r>
      <w:proofErr w:type="spellEnd"/>
      <w:r w:rsidR="002372A8">
        <w:t xml:space="preserve"> class</w:t>
      </w:r>
      <w:r w:rsidR="00B84EDF">
        <w:t xml:space="preserve"> (cf. section </w:t>
      </w:r>
      <w:r w:rsidR="00CD0923">
        <w:fldChar w:fldCharType="begin"/>
      </w:r>
      <w:r w:rsidR="00CD0923">
        <w:instrText xml:space="preserve"> REF _Ref16237153 \r \h </w:instrText>
      </w:r>
      <w:r w:rsidR="00CD0923">
        <w:fldChar w:fldCharType="separate"/>
      </w:r>
      <w:r w:rsidR="00CD0923">
        <w:rPr>
          <w:cs/>
        </w:rPr>
        <w:t>‎</w:t>
      </w:r>
      <w:r w:rsidR="00CD0923">
        <w:t>4.2</w:t>
      </w:r>
      <w:r w:rsidR="00CD0923">
        <w:fldChar w:fldCharType="end"/>
      </w:r>
      <w:r w:rsidR="00B84EDF">
        <w:t>)</w:t>
      </w:r>
      <w:r w:rsidR="002372A8">
        <w:t>.</w:t>
      </w:r>
      <w:r w:rsidR="00600AF4">
        <w:t xml:space="preserve"> In Figure </w:t>
      </w:r>
      <w:r w:rsidR="00CD0923">
        <w:t>3</w:t>
      </w:r>
      <w:r w:rsidR="00600AF4">
        <w:t xml:space="preserve">, the output of the block </w:t>
      </w:r>
      <w:r w:rsidR="00600AF4" w:rsidRPr="00B64598">
        <w:rPr>
          <w:color w:val="14B1E2"/>
        </w:rPr>
        <w:t>ENV</w:t>
      </w:r>
      <w:r w:rsidR="00600AF4">
        <w:t xml:space="preserve"> of the word “yes” is shown in the third row.</w:t>
      </w:r>
    </w:p>
    <w:p w14:paraId="69E3B86A" w14:textId="0A3D19B5" w:rsidR="00976552" w:rsidRPr="00BB4E82" w:rsidRDefault="00976552" w:rsidP="0081262E">
      <w:pPr>
        <w:pStyle w:val="12kS"/>
        <w:spacing w:before="180" w:after="60"/>
      </w:pPr>
      <w:proofErr w:type="spellStart"/>
      <w:r w:rsidRPr="00BB4E82">
        <w:t>SpecPeakLocator</w:t>
      </w:r>
      <w:r w:rsidR="00CD0923">
        <w:t>Unit</w:t>
      </w:r>
      <w:proofErr w:type="spellEnd"/>
    </w:p>
    <w:p w14:paraId="16A8A28B" w14:textId="29C1369D" w:rsidR="004D4174" w:rsidRDefault="00136C09" w:rsidP="00D82213">
      <w:proofErr w:type="spellStart"/>
      <w:r w:rsidRPr="00B64598">
        <w:rPr>
          <w:color w:val="14B1E2"/>
        </w:rPr>
        <w:t>SpecPeakLocator</w:t>
      </w:r>
      <w:r w:rsidR="00CD0923">
        <w:rPr>
          <w:color w:val="14B1E2"/>
        </w:rPr>
        <w:t>Unit</w:t>
      </w:r>
      <w:proofErr w:type="spellEnd"/>
      <w:r w:rsidRPr="00B64598">
        <w:rPr>
          <w:color w:val="14B1E2"/>
        </w:rPr>
        <w:t xml:space="preserve"> </w:t>
      </w:r>
      <w:r w:rsidR="00CC18E6" w:rsidRPr="00B64598">
        <w:rPr>
          <w:color w:val="14B1E2"/>
        </w:rPr>
        <w:t>(</w:t>
      </w:r>
      <w:r w:rsidR="00CD0923">
        <w:rPr>
          <w:color w:val="14B1E2"/>
        </w:rPr>
        <w:t>‘</w:t>
      </w:r>
      <w:r w:rsidR="00CC18E6" w:rsidRPr="00B64598">
        <w:rPr>
          <w:color w:val="14B1E2"/>
        </w:rPr>
        <w:t>SPL</w:t>
      </w:r>
      <w:r w:rsidR="00CD0923">
        <w:rPr>
          <w:color w:val="14B1E2"/>
        </w:rPr>
        <w:t>’</w:t>
      </w:r>
      <w:r w:rsidR="00CC18E6" w:rsidRPr="00B64598">
        <w:rPr>
          <w:color w:val="14B1E2"/>
        </w:rPr>
        <w:t>)</w:t>
      </w:r>
      <w:r w:rsidR="00CC18E6">
        <w:t xml:space="preserve"> </w:t>
      </w:r>
      <w:r w:rsidR="00B96AD1">
        <w:t xml:space="preserve"> </w:t>
      </w:r>
      <w:r w:rsidR="00E66215">
        <w:t xml:space="preserve">takes the STFT coefficients as input and </w:t>
      </w:r>
      <w:r w:rsidR="00B96AD1">
        <w:t>estimate</w:t>
      </w:r>
      <w:r w:rsidR="005B05E1">
        <w:t>s the dominant peak frequency</w:t>
      </w:r>
      <w:r w:rsidR="00B96AD1">
        <w:t xml:space="preserve"> </w:t>
      </w:r>
      <w:r w:rsidR="005B05E1">
        <w:t xml:space="preserve">for each channel and </w:t>
      </w:r>
      <w:r w:rsidR="00B96AD1">
        <w:t xml:space="preserve">the </w:t>
      </w:r>
      <w:r w:rsidR="005B05E1">
        <w:t xml:space="preserve">corresponding </w:t>
      </w:r>
      <w:r w:rsidR="00B96AD1">
        <w:t xml:space="preserve">electrode </w:t>
      </w:r>
      <w:r w:rsidR="005B05E1">
        <w:t>location along the cochlear axis</w:t>
      </w:r>
      <w:r w:rsidR="00B96AD1">
        <w:t>. For more details on the frequency estimation, the reader is referred to Nogueira et al, 2009.</w:t>
      </w:r>
    </w:p>
    <w:p w14:paraId="43F0622D" w14:textId="586D2E2F" w:rsidR="00976552" w:rsidRPr="00BB4E82" w:rsidRDefault="00976552" w:rsidP="0081262E">
      <w:pPr>
        <w:pStyle w:val="12kS"/>
        <w:spacing w:before="180" w:after="60"/>
      </w:pPr>
      <w:proofErr w:type="spellStart"/>
      <w:r w:rsidRPr="00BB4E82">
        <w:t>CurrentSteeringWeights</w:t>
      </w:r>
      <w:r w:rsidR="00CD0923">
        <w:t>Unit</w:t>
      </w:r>
      <w:proofErr w:type="spellEnd"/>
    </w:p>
    <w:p w14:paraId="29F9B792" w14:textId="53AD9877" w:rsidR="00076CB1" w:rsidRPr="0081262E" w:rsidRDefault="00076CB1">
      <w:pPr>
        <w:rPr>
          <w:color w:val="14B1E2"/>
        </w:rPr>
      </w:pPr>
      <w:r>
        <w:t xml:space="preserve">In </w:t>
      </w:r>
      <w:proofErr w:type="spellStart"/>
      <w:r w:rsidRPr="00B64598">
        <w:rPr>
          <w:color w:val="14B1E2"/>
        </w:rPr>
        <w:t>CurrentSteeringWeights</w:t>
      </w:r>
      <w:r w:rsidR="00CD0923">
        <w:rPr>
          <w:color w:val="14B1E2"/>
        </w:rPr>
        <w:t>Unit</w:t>
      </w:r>
      <w:proofErr w:type="spellEnd"/>
      <w:r w:rsidR="00CC18E6" w:rsidRPr="00B64598">
        <w:rPr>
          <w:color w:val="14B1E2"/>
        </w:rPr>
        <w:t xml:space="preserve"> (</w:t>
      </w:r>
      <w:r w:rsidR="00CD0923">
        <w:rPr>
          <w:color w:val="14B1E2"/>
        </w:rPr>
        <w:t>‘</w:t>
      </w:r>
      <w:r w:rsidR="00CC18E6" w:rsidRPr="00B64598">
        <w:rPr>
          <w:color w:val="14B1E2"/>
        </w:rPr>
        <w:t>CSW</w:t>
      </w:r>
      <w:r w:rsidR="00CD0923">
        <w:rPr>
          <w:color w:val="14B1E2"/>
        </w:rPr>
        <w:t>’</w:t>
      </w:r>
      <w:r w:rsidR="00CC18E6" w:rsidRPr="00B64598">
        <w:rPr>
          <w:color w:val="14B1E2"/>
        </w:rPr>
        <w:t>)</w:t>
      </w:r>
      <w:r>
        <w:t>, the current steering weights for the pairs of electrodes are determined. The estimates of the frequency-dependent cochlea position are used as input to this block. The output are the current weights for all electrodes.</w:t>
      </w:r>
    </w:p>
    <w:p w14:paraId="46D678C0" w14:textId="108F24E4" w:rsidR="00976552" w:rsidRPr="00BB4E82" w:rsidRDefault="00976552" w:rsidP="0081262E">
      <w:pPr>
        <w:pStyle w:val="12kS"/>
        <w:spacing w:before="180" w:after="60"/>
      </w:pPr>
      <w:proofErr w:type="spellStart"/>
      <w:r w:rsidRPr="00BB4E82">
        <w:t>CarrierSynthesis</w:t>
      </w:r>
      <w:r w:rsidR="00CD0923">
        <w:t>Unit</w:t>
      </w:r>
      <w:proofErr w:type="spellEnd"/>
    </w:p>
    <w:p w14:paraId="318F0AAF" w14:textId="0A9E463B" w:rsidR="00076CB1" w:rsidRPr="00845D4D" w:rsidRDefault="0038350C" w:rsidP="0081262E">
      <w:pPr>
        <w:spacing w:before="240"/>
        <w:rPr>
          <w:color w:val="14B1E2"/>
        </w:rPr>
      </w:pPr>
      <w:r>
        <w:lastRenderedPageBreak/>
        <w:t xml:space="preserve">In contrast to the other blocks so far, </w:t>
      </w:r>
      <w:proofErr w:type="spellStart"/>
      <w:r w:rsidR="00076CB1" w:rsidRPr="00B64598">
        <w:rPr>
          <w:color w:val="14B1E2"/>
        </w:rPr>
        <w:t>CarrierSynthesis</w:t>
      </w:r>
      <w:r w:rsidR="00CD0923">
        <w:rPr>
          <w:color w:val="14B1E2"/>
        </w:rPr>
        <w:t>Unit</w:t>
      </w:r>
      <w:proofErr w:type="spellEnd"/>
      <w:r w:rsidR="00845D4D">
        <w:rPr>
          <w:color w:val="14B1E2"/>
        </w:rPr>
        <w:t xml:space="preserve"> (</w:t>
      </w:r>
      <w:r w:rsidR="00CD0923">
        <w:rPr>
          <w:color w:val="14B1E2"/>
        </w:rPr>
        <w:t>‘</w:t>
      </w:r>
      <w:r w:rsidR="00845D4D">
        <w:rPr>
          <w:color w:val="14B1E2"/>
        </w:rPr>
        <w:t>CSYNTH</w:t>
      </w:r>
      <w:r w:rsidR="00CD0923">
        <w:rPr>
          <w:color w:val="14B1E2"/>
        </w:rPr>
        <w:t>’</w:t>
      </w:r>
      <w:r w:rsidR="00CC18E6" w:rsidRPr="00B64598">
        <w:rPr>
          <w:color w:val="14B1E2"/>
        </w:rPr>
        <w:t>)</w:t>
      </w:r>
      <w:r w:rsidR="005B05E1">
        <w:rPr>
          <w:color w:val="14B1E2"/>
        </w:rPr>
        <w:t xml:space="preserve"> </w:t>
      </w:r>
      <w:r w:rsidR="005B05E1" w:rsidRPr="0081262E">
        <w:t>operates at the forward-telemetry rate</w:t>
      </w:r>
      <w:r>
        <w:t xml:space="preserve">, </w:t>
      </w:r>
      <w:r w:rsidR="00F77857" w:rsidRPr="0081262E">
        <w:t>i.e. the rate corresponding to one full</w:t>
      </w:r>
      <w:r w:rsidR="002A6C8A">
        <w:t xml:space="preserve"> implant</w:t>
      </w:r>
      <w:r w:rsidR="00F77857" w:rsidRPr="0081262E">
        <w:t xml:space="preserve"> stimulation cycle across all channels</w:t>
      </w:r>
      <w:r>
        <w:t>.</w:t>
      </w:r>
      <w:r w:rsidR="00F77857" w:rsidRPr="0081262E">
        <w:t xml:space="preserve"> </w:t>
      </w:r>
      <w:r>
        <w:t xml:space="preserve">The FT rate </w:t>
      </w:r>
      <w:r w:rsidR="00F77857" w:rsidRPr="0081262E">
        <w:t>is patient- and program-specific</w:t>
      </w:r>
      <w:r>
        <w:t xml:space="preserve"> and is determined by parameters such as the stimulation pulse-width and number of active electrodes</w:t>
      </w:r>
      <w:r w:rsidR="00F77857" w:rsidRPr="0081262E">
        <w:t>.</w:t>
      </w:r>
      <w:r w:rsidR="00CD0923">
        <w:t xml:space="preserve"> For low-frequency channels, the carrier is square-wave modulated with a rate determined by </w:t>
      </w:r>
      <w:r>
        <w:t xml:space="preserve">the </w:t>
      </w:r>
      <w:r w:rsidR="00CD0923">
        <w:t>current peak-frequency estimate</w:t>
      </w:r>
      <w:r>
        <w:t>s</w:t>
      </w:r>
      <w:r w:rsidR="00CD0923">
        <w:t xml:space="preserve"> </w:t>
      </w:r>
      <w:r>
        <w:t>in</w:t>
      </w:r>
      <w:r w:rsidR="00CD0923">
        <w:t xml:space="preserve"> the respective channels</w:t>
      </w:r>
      <w:r w:rsidR="003A51DB">
        <w:t xml:space="preserve"> (Nogueira et al., 2009)</w:t>
      </w:r>
      <w:r>
        <w:t>, thereby providing a</w:t>
      </w:r>
      <w:r w:rsidR="00D16887">
        <w:t xml:space="preserve"> matching</w:t>
      </w:r>
      <w:r>
        <w:t xml:space="preserve"> temporal fine-structure cue</w:t>
      </w:r>
      <w:r w:rsidR="00D16887">
        <w:t>.</w:t>
      </w:r>
      <w:r w:rsidR="00CD0923">
        <w:t xml:space="preserve"> </w:t>
      </w:r>
      <w:r w:rsidR="00F77857" w:rsidRPr="0081262E">
        <w:t>In order for subsequent blocks to be able to associates signal</w:t>
      </w:r>
      <w:r w:rsidR="00CD0923">
        <w:t>s</w:t>
      </w:r>
      <w:r w:rsidR="00F77857" w:rsidRPr="0081262E">
        <w:t xml:space="preserve"> </w:t>
      </w:r>
      <w:r w:rsidR="00CD0923">
        <w:t xml:space="preserve">sampled </w:t>
      </w:r>
      <w:r w:rsidR="00F77857" w:rsidRPr="0081262E">
        <w:t xml:space="preserve">at FT rate with those </w:t>
      </w:r>
      <w:r w:rsidR="00CD0923">
        <w:t xml:space="preserve">sampled </w:t>
      </w:r>
      <w:r w:rsidR="00F77857" w:rsidRPr="0081262E">
        <w:t xml:space="preserve">at audio frame rate, an index vector is also </w:t>
      </w:r>
      <w:r w:rsidR="00CD0923">
        <w:t xml:space="preserve">generated </w:t>
      </w:r>
      <w:r w:rsidR="00F77857" w:rsidRPr="0081262E">
        <w:t>by this block, mapping FT frame indices to the corresponding audio frame ind</w:t>
      </w:r>
      <w:r w:rsidR="00CD0923">
        <w:t>ices</w:t>
      </w:r>
      <w:r w:rsidR="00F77857" w:rsidRPr="0081262E">
        <w:t>.</w:t>
      </w:r>
    </w:p>
    <w:p w14:paraId="21DE844A" w14:textId="61F5227B" w:rsidR="00976552" w:rsidRPr="00BB4E82" w:rsidRDefault="00A374F7" w:rsidP="0081262E">
      <w:pPr>
        <w:pStyle w:val="12kS"/>
        <w:spacing w:before="180" w:after="60"/>
      </w:pPr>
      <w:r>
        <w:t>F120</w:t>
      </w:r>
      <w:r w:rsidR="00976552" w:rsidRPr="00BB4E82">
        <w:t>Mapping</w:t>
      </w:r>
      <w:r w:rsidR="00C12C62">
        <w:t>Unit</w:t>
      </w:r>
    </w:p>
    <w:p w14:paraId="7B4CDA2B" w14:textId="53958B56" w:rsidR="00C02264" w:rsidRDefault="00C02264">
      <w:r>
        <w:t xml:space="preserve">In </w:t>
      </w:r>
      <w:r w:rsidR="00A374F7">
        <w:rPr>
          <w:color w:val="14B1E2"/>
        </w:rPr>
        <w:t>F120M</w:t>
      </w:r>
      <w:r w:rsidRPr="00B64598">
        <w:rPr>
          <w:color w:val="14B1E2"/>
        </w:rPr>
        <w:t>apping</w:t>
      </w:r>
      <w:r w:rsidR="00C12C62">
        <w:rPr>
          <w:color w:val="14B1E2"/>
        </w:rPr>
        <w:t>Unit</w:t>
      </w:r>
      <w:r w:rsidR="00845D4D">
        <w:rPr>
          <w:color w:val="14B1E2"/>
        </w:rPr>
        <w:t xml:space="preserve"> (</w:t>
      </w:r>
      <w:r w:rsidR="00C12C62">
        <w:rPr>
          <w:color w:val="14B1E2"/>
        </w:rPr>
        <w:t>‘</w:t>
      </w:r>
      <w:r w:rsidR="00845D4D">
        <w:rPr>
          <w:color w:val="14B1E2"/>
        </w:rPr>
        <w:t>MAP</w:t>
      </w:r>
      <w:r w:rsidR="00C12C62">
        <w:rPr>
          <w:color w:val="14B1E2"/>
        </w:rPr>
        <w:t>’</w:t>
      </w:r>
      <w:r w:rsidR="00CC18E6" w:rsidRPr="00B64598">
        <w:rPr>
          <w:color w:val="14B1E2"/>
        </w:rPr>
        <w:t>)</w:t>
      </w:r>
      <w:r>
        <w:t>,</w:t>
      </w:r>
      <w:r w:rsidR="00D16887">
        <w:t xml:space="preserve"> the carrier signal for each channel is</w:t>
      </w:r>
      <w:r>
        <w:t xml:space="preserve"> modulate</w:t>
      </w:r>
      <w:r w:rsidR="00D16887">
        <w:t>d with the corresponding Hilbert envelope</w:t>
      </w:r>
      <w:r>
        <w:t xml:space="preserve">. The current weights are applied to determine </w:t>
      </w:r>
      <w:r w:rsidR="00D16887">
        <w:t xml:space="preserve">how the distribute the resulting stimulation level across the two electrodes constituting that channel. Finally, the actual stimulation current amplitudes (in </w:t>
      </w:r>
      <w:r w:rsidR="00D16887">
        <w:rPr>
          <w:rFonts w:cs="Calibri"/>
        </w:rPr>
        <w:t>µ</w:t>
      </w:r>
      <w:r w:rsidR="00D16887">
        <w:t>A) are determined for each electrode based on</w:t>
      </w:r>
      <w:r w:rsidR="00C12C62">
        <w:t xml:space="preserve"> a number of</w:t>
      </w:r>
      <w:r w:rsidR="00D16887">
        <w:t xml:space="preserve"> electrode-specific mapping parameters</w:t>
      </w:r>
      <w:r w:rsidR="00C12C62">
        <w:t xml:space="preserve"> including</w:t>
      </w:r>
      <w:r w:rsidR="00D16887">
        <w:t xml:space="preserve"> the </w:t>
      </w:r>
      <w:r w:rsidR="00C12C62">
        <w:t xml:space="preserve">electric </w:t>
      </w:r>
      <w:r w:rsidR="00D16887">
        <w:t xml:space="preserve">stimulation </w:t>
      </w:r>
      <w:r>
        <w:t xml:space="preserve">threshold </w:t>
      </w:r>
      <w:r w:rsidR="00D16887">
        <w:t>(T)</w:t>
      </w:r>
      <w:r>
        <w:t xml:space="preserve"> and most comfortable loudness (M) levels</w:t>
      </w:r>
      <w:r w:rsidR="00D16887">
        <w:t>, the input dynamic range (IDR) and an additional gain</w:t>
      </w:r>
      <w:r w:rsidR="003A51DB">
        <w:t xml:space="preserve"> (Nogueira et al., 2009)</w:t>
      </w:r>
      <w:r w:rsidR="00D16887">
        <w:t>.</w:t>
      </w:r>
      <w:r>
        <w:t xml:space="preserve"> </w:t>
      </w:r>
      <w:r w:rsidR="007756F9">
        <w:t>The output of this block</w:t>
      </w:r>
      <w:r w:rsidR="00C12C62">
        <w:t xml:space="preserve"> is one pair of stimulation current levels for each channel, sampled at FT rate</w:t>
      </w:r>
      <w:r w:rsidR="007756F9">
        <w:t>.</w:t>
      </w:r>
      <w:r w:rsidR="00C12C62">
        <w:t xml:space="preserve"> In the actual CI system, these vectors (of pair-wise current amplitudes) are transmitted to the implanted RF receiver, where the implant logic generates the analog current waveforms based on stored pulse-shape templates and timing patterns.</w:t>
      </w:r>
    </w:p>
    <w:p w14:paraId="5B0925DC" w14:textId="77777777" w:rsidR="00976552" w:rsidRDefault="00976552" w:rsidP="00D82213"/>
    <w:p w14:paraId="7081628B" w14:textId="43DF2040" w:rsidR="00605FD5" w:rsidRDefault="00160C17" w:rsidP="001909A5">
      <w:pPr>
        <w:pStyle w:val="Heading2"/>
      </w:pPr>
      <w:bookmarkStart w:id="50" w:name="_Ref16237153"/>
      <w:bookmarkStart w:id="51" w:name="_Toc52962454"/>
      <w:r>
        <w:t xml:space="preserve">Fundamental Strategy </w:t>
      </w:r>
      <w:r w:rsidR="00605FD5">
        <w:t>Parameters</w:t>
      </w:r>
      <w:bookmarkEnd w:id="50"/>
      <w:bookmarkEnd w:id="51"/>
    </w:p>
    <w:p w14:paraId="61E50AF1" w14:textId="77777777" w:rsidR="00610050" w:rsidRPr="003614FF" w:rsidRDefault="00610050" w:rsidP="0081262E"/>
    <w:tbl>
      <w:tblPr>
        <w:tblStyle w:val="LightList-Accent1"/>
        <w:tblW w:w="0" w:type="auto"/>
        <w:tblInd w:w="108" w:type="dxa"/>
        <w:tblCellMar>
          <w:top w:w="43" w:type="dxa"/>
          <w:left w:w="115" w:type="dxa"/>
          <w:right w:w="115" w:type="dxa"/>
        </w:tblCellMar>
        <w:tblLook w:val="04A0" w:firstRow="1" w:lastRow="0" w:firstColumn="1" w:lastColumn="0" w:noHBand="0" w:noVBand="1"/>
      </w:tblPr>
      <w:tblGrid>
        <w:gridCol w:w="2542"/>
        <w:gridCol w:w="1277"/>
        <w:gridCol w:w="1169"/>
        <w:gridCol w:w="1871"/>
      </w:tblGrid>
      <w:tr w:rsidR="00392410" w14:paraId="2E0D96BF" w14:textId="7F3861D5" w:rsidTr="00812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4F81BD" w:themeColor="accent1"/>
            </w:tcBorders>
            <w:shd w:val="clear" w:color="auto" w:fill="0397D6"/>
          </w:tcPr>
          <w:p w14:paraId="0102BBCD" w14:textId="5A5CEDC9" w:rsidR="00392410" w:rsidRDefault="00392410" w:rsidP="00D82213">
            <w:r>
              <w:t>Name</w:t>
            </w:r>
          </w:p>
        </w:tc>
        <w:tc>
          <w:tcPr>
            <w:tcW w:w="0" w:type="dxa"/>
            <w:tcBorders>
              <w:top w:val="single" w:sz="8" w:space="0" w:color="4F81BD" w:themeColor="accent1"/>
            </w:tcBorders>
            <w:shd w:val="clear" w:color="auto" w:fill="0397D6"/>
          </w:tcPr>
          <w:p w14:paraId="60EB45F7" w14:textId="3AF65D31" w:rsidR="00392410" w:rsidRDefault="00392410" w:rsidP="00D82213">
            <w:pPr>
              <w:cnfStyle w:val="100000000000" w:firstRow="1" w:lastRow="0" w:firstColumn="0" w:lastColumn="0" w:oddVBand="0" w:evenVBand="0" w:oddHBand="0" w:evenHBand="0" w:firstRowFirstColumn="0" w:firstRowLastColumn="0" w:lastRowFirstColumn="0" w:lastRowLastColumn="0"/>
            </w:pPr>
            <w:r>
              <w:t>Description</w:t>
            </w:r>
          </w:p>
        </w:tc>
        <w:tc>
          <w:tcPr>
            <w:tcW w:w="0" w:type="dxa"/>
            <w:tcBorders>
              <w:top w:val="single" w:sz="8" w:space="0" w:color="4F81BD" w:themeColor="accent1"/>
            </w:tcBorders>
            <w:shd w:val="clear" w:color="auto" w:fill="0397D6"/>
          </w:tcPr>
          <w:p w14:paraId="3CE81229" w14:textId="3A1B0E0A" w:rsidR="00392410" w:rsidRDefault="00392410" w:rsidP="00D82213">
            <w:pPr>
              <w:cnfStyle w:val="100000000000" w:firstRow="1" w:lastRow="0" w:firstColumn="0" w:lastColumn="0" w:oddVBand="0" w:evenVBand="0" w:oddHBand="0" w:evenHBand="0" w:firstRowFirstColumn="0" w:firstRowLastColumn="0" w:lastRowFirstColumn="0" w:lastRowLastColumn="0"/>
            </w:pPr>
            <w:r>
              <w:t>Default value</w:t>
            </w:r>
          </w:p>
        </w:tc>
        <w:tc>
          <w:tcPr>
            <w:tcW w:w="1871" w:type="dxa"/>
            <w:tcBorders>
              <w:top w:val="single" w:sz="8" w:space="0" w:color="4F81BD" w:themeColor="accent1"/>
            </w:tcBorders>
            <w:shd w:val="clear" w:color="auto" w:fill="0397D6"/>
          </w:tcPr>
          <w:p w14:paraId="310E2510" w14:textId="3E70FD25" w:rsidR="00392410" w:rsidRDefault="00392410" w:rsidP="00D82213">
            <w:pPr>
              <w:cnfStyle w:val="100000000000" w:firstRow="1" w:lastRow="0" w:firstColumn="0" w:lastColumn="0" w:oddVBand="0" w:evenVBand="0" w:oddHBand="0" w:evenHBand="0" w:firstRowFirstColumn="0" w:firstRowLastColumn="0" w:lastRowFirstColumn="0" w:lastRowLastColumn="0"/>
            </w:pPr>
            <w:r>
              <w:t>Property of</w:t>
            </w:r>
          </w:p>
        </w:tc>
      </w:tr>
      <w:tr w:rsidR="00392410" w14:paraId="13A684DD" w14:textId="06B093E2"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61DC3C9B" w14:textId="613846D5" w:rsidR="00392410" w:rsidRDefault="00392410" w:rsidP="00392410">
            <w:proofErr w:type="spellStart"/>
            <w:r>
              <w:t>nChan</w:t>
            </w:r>
            <w:proofErr w:type="spellEnd"/>
          </w:p>
        </w:tc>
        <w:tc>
          <w:tcPr>
            <w:tcW w:w="0" w:type="dxa"/>
          </w:tcPr>
          <w:p w14:paraId="590DF49A" w14:textId="365A54C4" w:rsidR="00392410" w:rsidRDefault="00392410" w:rsidP="00D82213">
            <w:pPr>
              <w:cnfStyle w:val="000000100000" w:firstRow="0" w:lastRow="0" w:firstColumn="0" w:lastColumn="0" w:oddVBand="0" w:evenVBand="0" w:oddHBand="1" w:evenHBand="0" w:firstRowFirstColumn="0" w:firstRowLastColumn="0" w:lastRowFirstColumn="0" w:lastRowLastColumn="0"/>
            </w:pPr>
            <w:r>
              <w:t>Number of analysis channels</w:t>
            </w:r>
          </w:p>
        </w:tc>
        <w:tc>
          <w:tcPr>
            <w:tcW w:w="0" w:type="dxa"/>
          </w:tcPr>
          <w:p w14:paraId="076DA02D" w14:textId="19A56BF2" w:rsidR="00392410" w:rsidRDefault="00392410" w:rsidP="00D82213">
            <w:pPr>
              <w:cnfStyle w:val="000000100000" w:firstRow="0" w:lastRow="0" w:firstColumn="0" w:lastColumn="0" w:oddVBand="0" w:evenVBand="0" w:oddHBand="1" w:evenHBand="0" w:firstRowFirstColumn="0" w:firstRowLastColumn="0" w:lastRowFirstColumn="0" w:lastRowLastColumn="0"/>
            </w:pPr>
            <w:r>
              <w:t>15</w:t>
            </w:r>
          </w:p>
        </w:tc>
        <w:tc>
          <w:tcPr>
            <w:tcW w:w="1871" w:type="dxa"/>
          </w:tcPr>
          <w:p w14:paraId="3F25FA00" w14:textId="4702541D" w:rsidR="00392410" w:rsidRDefault="00392410" w:rsidP="00D82213">
            <w:pPr>
              <w:cnfStyle w:val="000000100000" w:firstRow="0" w:lastRow="0" w:firstColumn="0" w:lastColumn="0" w:oddVBand="0" w:evenVBand="0" w:oddHBand="1" w:evenHBand="0" w:firstRowFirstColumn="0" w:firstRowLastColumn="0" w:lastRowFirstColumn="0" w:lastRowLastColumn="0"/>
            </w:pPr>
            <w:r>
              <w:t>Strategy</w:t>
            </w:r>
          </w:p>
        </w:tc>
      </w:tr>
      <w:tr w:rsidR="00392410" w14:paraId="212BB620" w14:textId="2EF4B4FB" w:rsidTr="0081262E">
        <w:tc>
          <w:tcPr>
            <w:cnfStyle w:val="001000000000" w:firstRow="0" w:lastRow="0" w:firstColumn="1" w:lastColumn="0" w:oddVBand="0" w:evenVBand="0" w:oddHBand="0" w:evenHBand="0" w:firstRowFirstColumn="0" w:firstRowLastColumn="0" w:lastRowFirstColumn="0" w:lastRowLastColumn="0"/>
            <w:tcW w:w="2542" w:type="dxa"/>
          </w:tcPr>
          <w:p w14:paraId="7643D3B2" w14:textId="4CF77466" w:rsidR="00392410" w:rsidRDefault="00392410" w:rsidP="00D82213">
            <w:r>
              <w:t>fs</w:t>
            </w:r>
          </w:p>
        </w:tc>
        <w:tc>
          <w:tcPr>
            <w:tcW w:w="0" w:type="dxa"/>
          </w:tcPr>
          <w:p w14:paraId="231D4376" w14:textId="764A14B9" w:rsidR="00392410" w:rsidRDefault="00392410" w:rsidP="00D82213">
            <w:pPr>
              <w:cnfStyle w:val="000000000000" w:firstRow="0" w:lastRow="0" w:firstColumn="0" w:lastColumn="0" w:oddVBand="0" w:evenVBand="0" w:oddHBand="0" w:evenHBand="0" w:firstRowFirstColumn="0" w:firstRowLastColumn="0" w:lastRowFirstColumn="0" w:lastRowLastColumn="0"/>
            </w:pPr>
            <w:r>
              <w:t>Sampling frequency</w:t>
            </w:r>
          </w:p>
        </w:tc>
        <w:tc>
          <w:tcPr>
            <w:tcW w:w="0" w:type="dxa"/>
          </w:tcPr>
          <w:p w14:paraId="34B1B9A5" w14:textId="570992E4" w:rsidR="00392410" w:rsidRDefault="00392410" w:rsidP="00D82213">
            <w:pPr>
              <w:cnfStyle w:val="000000000000" w:firstRow="0" w:lastRow="0" w:firstColumn="0" w:lastColumn="0" w:oddVBand="0" w:evenVBand="0" w:oddHBand="0" w:evenHBand="0" w:firstRowFirstColumn="0" w:firstRowLastColumn="0" w:lastRowFirstColumn="0" w:lastRowLastColumn="0"/>
            </w:pPr>
            <w:r>
              <w:t>17400 Hz</w:t>
            </w:r>
          </w:p>
        </w:tc>
        <w:tc>
          <w:tcPr>
            <w:tcW w:w="1871" w:type="dxa"/>
          </w:tcPr>
          <w:p w14:paraId="7CCFD8FF" w14:textId="12520393" w:rsidR="00392410" w:rsidRDefault="00392410" w:rsidP="00D82213">
            <w:pPr>
              <w:cnfStyle w:val="000000000000" w:firstRow="0" w:lastRow="0" w:firstColumn="0" w:lastColumn="0" w:oddVBand="0" w:evenVBand="0" w:oddHBand="0" w:evenHBand="0" w:firstRowFirstColumn="0" w:firstRowLastColumn="0" w:lastRowFirstColumn="0" w:lastRowLastColumn="0"/>
            </w:pPr>
            <w:r>
              <w:t>Strategy</w:t>
            </w:r>
          </w:p>
        </w:tc>
      </w:tr>
      <w:tr w:rsidR="00392410" w14:paraId="1D6A371A" w14:textId="4CC4AA58"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24F6B288" w14:textId="2033FDDA" w:rsidR="00392410" w:rsidRDefault="00392410" w:rsidP="00392410">
            <w:proofErr w:type="spellStart"/>
            <w:r>
              <w:t>pulseWidth</w:t>
            </w:r>
            <w:proofErr w:type="spellEnd"/>
          </w:p>
        </w:tc>
        <w:tc>
          <w:tcPr>
            <w:tcW w:w="0" w:type="dxa"/>
          </w:tcPr>
          <w:p w14:paraId="272BDB22" w14:textId="79F3CF03" w:rsidR="00392410" w:rsidRDefault="00392410" w:rsidP="00D82213">
            <w:pPr>
              <w:cnfStyle w:val="000000100000" w:firstRow="0" w:lastRow="0" w:firstColumn="0" w:lastColumn="0" w:oddVBand="0" w:evenVBand="0" w:oddHBand="1" w:evenHBand="0" w:firstRowFirstColumn="0" w:firstRowLastColumn="0" w:lastRowFirstColumn="0" w:lastRowLastColumn="0"/>
            </w:pPr>
            <w:r>
              <w:t>Duration of a single stimulation phase</w:t>
            </w:r>
          </w:p>
        </w:tc>
        <w:tc>
          <w:tcPr>
            <w:tcW w:w="0" w:type="dxa"/>
          </w:tcPr>
          <w:p w14:paraId="58826504" w14:textId="09CF8608" w:rsidR="00392410" w:rsidRDefault="00392410" w:rsidP="00D82213">
            <w:pPr>
              <w:cnfStyle w:val="000000100000" w:firstRow="0" w:lastRow="0" w:firstColumn="0" w:lastColumn="0" w:oddVBand="0" w:evenVBand="0" w:oddHBand="1" w:evenHBand="0" w:firstRowFirstColumn="0" w:firstRowLastColumn="0" w:lastRowFirstColumn="0" w:lastRowLastColumn="0"/>
            </w:pPr>
            <w:r>
              <w:t xml:space="preserve">18 </w:t>
            </w:r>
            <w:r w:rsidR="00E66215">
              <w:rPr>
                <w:rFonts w:cs="Calibri"/>
              </w:rPr>
              <w:t>µ</w:t>
            </w:r>
            <w:r>
              <w:t>s</w:t>
            </w:r>
          </w:p>
        </w:tc>
        <w:tc>
          <w:tcPr>
            <w:tcW w:w="1871" w:type="dxa"/>
          </w:tcPr>
          <w:p w14:paraId="2FC7C79D" w14:textId="1D3F5496" w:rsidR="00392410" w:rsidRDefault="00392410" w:rsidP="00D82213">
            <w:pPr>
              <w:cnfStyle w:val="000000100000" w:firstRow="0" w:lastRow="0" w:firstColumn="0" w:lastColumn="0" w:oddVBand="0" w:evenVBand="0" w:oddHBand="1" w:evenHBand="0" w:firstRowFirstColumn="0" w:firstRowLastColumn="0" w:lastRowFirstColumn="0" w:lastRowLastColumn="0"/>
            </w:pPr>
            <w:r>
              <w:t>Strategy</w:t>
            </w:r>
          </w:p>
        </w:tc>
      </w:tr>
      <w:tr w:rsidR="00392410" w14:paraId="0F2946A0" w14:textId="1E419D1E" w:rsidTr="0081262E">
        <w:tc>
          <w:tcPr>
            <w:cnfStyle w:val="001000000000" w:firstRow="0" w:lastRow="0" w:firstColumn="1" w:lastColumn="0" w:oddVBand="0" w:evenVBand="0" w:oddHBand="0" w:evenHBand="0" w:firstRowFirstColumn="0" w:firstRowLastColumn="0" w:lastRowFirstColumn="0" w:lastRowLastColumn="0"/>
            <w:tcW w:w="2542" w:type="dxa"/>
          </w:tcPr>
          <w:p w14:paraId="0ED0A276" w14:textId="73C1307A" w:rsidR="00392410" w:rsidRDefault="00392410" w:rsidP="00D82213">
            <w:proofErr w:type="spellStart"/>
            <w:r>
              <w:t>nFft</w:t>
            </w:r>
            <w:proofErr w:type="spellEnd"/>
          </w:p>
        </w:tc>
        <w:tc>
          <w:tcPr>
            <w:tcW w:w="0" w:type="dxa"/>
          </w:tcPr>
          <w:p w14:paraId="74F53D50" w14:textId="170C6D98" w:rsidR="00392410" w:rsidRDefault="00392410" w:rsidP="00D82213">
            <w:pPr>
              <w:cnfStyle w:val="000000000000" w:firstRow="0" w:lastRow="0" w:firstColumn="0" w:lastColumn="0" w:oddVBand="0" w:evenVBand="0" w:oddHBand="0" w:evenHBand="0" w:firstRowFirstColumn="0" w:firstRowLastColumn="0" w:lastRowFirstColumn="0" w:lastRowLastColumn="0"/>
            </w:pPr>
            <w:r>
              <w:t>FFT length</w:t>
            </w:r>
          </w:p>
        </w:tc>
        <w:tc>
          <w:tcPr>
            <w:tcW w:w="0" w:type="dxa"/>
          </w:tcPr>
          <w:p w14:paraId="7F3E2BF5" w14:textId="2AA4002D" w:rsidR="00392410" w:rsidRDefault="00392410" w:rsidP="00D82213">
            <w:pPr>
              <w:cnfStyle w:val="000000000000" w:firstRow="0" w:lastRow="0" w:firstColumn="0" w:lastColumn="0" w:oddVBand="0" w:evenVBand="0" w:oddHBand="0" w:evenHBand="0" w:firstRowFirstColumn="0" w:firstRowLastColumn="0" w:lastRowFirstColumn="0" w:lastRowLastColumn="0"/>
            </w:pPr>
            <w:r>
              <w:t>256</w:t>
            </w:r>
          </w:p>
        </w:tc>
        <w:tc>
          <w:tcPr>
            <w:tcW w:w="1871" w:type="dxa"/>
          </w:tcPr>
          <w:p w14:paraId="56353B86" w14:textId="70A78C1F" w:rsidR="00392410" w:rsidRDefault="00392410" w:rsidP="00D82213">
            <w:pPr>
              <w:cnfStyle w:val="000000000000" w:firstRow="0" w:lastRow="0" w:firstColumn="0" w:lastColumn="0" w:oddVBand="0" w:evenVBand="0" w:oddHBand="0" w:evenHBand="0" w:firstRowFirstColumn="0" w:firstRowLastColumn="0" w:lastRowFirstColumn="0" w:lastRowLastColumn="0"/>
            </w:pPr>
            <w:proofErr w:type="spellStart"/>
            <w:r>
              <w:t>FftStrategy</w:t>
            </w:r>
            <w:proofErr w:type="spellEnd"/>
          </w:p>
        </w:tc>
      </w:tr>
      <w:tr w:rsidR="00392410" w14:paraId="1C80566D" w14:textId="5339634A"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3D871BE7" w14:textId="14ED23C4" w:rsidR="00392410" w:rsidRDefault="00392410" w:rsidP="00D82213">
            <w:proofErr w:type="spellStart"/>
            <w:r>
              <w:t>nHop</w:t>
            </w:r>
            <w:proofErr w:type="spellEnd"/>
          </w:p>
        </w:tc>
        <w:tc>
          <w:tcPr>
            <w:tcW w:w="0" w:type="dxa"/>
          </w:tcPr>
          <w:p w14:paraId="0346341B" w14:textId="4E34387F" w:rsidR="00392410" w:rsidRDefault="00392410" w:rsidP="00392410">
            <w:pPr>
              <w:cnfStyle w:val="000000100000" w:firstRow="0" w:lastRow="0" w:firstColumn="0" w:lastColumn="0" w:oddVBand="0" w:evenVBand="0" w:oddHBand="1" w:evenHBand="0" w:firstRowFirstColumn="0" w:firstRowLastColumn="0" w:lastRowFirstColumn="0" w:lastRowLastColumn="0"/>
            </w:pPr>
            <w:r>
              <w:t>Hop size</w:t>
            </w:r>
          </w:p>
        </w:tc>
        <w:tc>
          <w:tcPr>
            <w:tcW w:w="0" w:type="dxa"/>
          </w:tcPr>
          <w:p w14:paraId="3749925A" w14:textId="31EF7351" w:rsidR="00392410" w:rsidRDefault="00392410" w:rsidP="00D82213">
            <w:pPr>
              <w:cnfStyle w:val="000000100000" w:firstRow="0" w:lastRow="0" w:firstColumn="0" w:lastColumn="0" w:oddVBand="0" w:evenVBand="0" w:oddHBand="1" w:evenHBand="0" w:firstRowFirstColumn="0" w:firstRowLastColumn="0" w:lastRowFirstColumn="0" w:lastRowLastColumn="0"/>
            </w:pPr>
            <w:r>
              <w:t>20</w:t>
            </w:r>
          </w:p>
        </w:tc>
        <w:tc>
          <w:tcPr>
            <w:tcW w:w="1871" w:type="dxa"/>
          </w:tcPr>
          <w:p w14:paraId="5BA2DF07" w14:textId="4A27B8E0" w:rsidR="00392410" w:rsidRPr="005C1C25" w:rsidRDefault="00392410" w:rsidP="00D82213">
            <w:pPr>
              <w:cnfStyle w:val="000000100000" w:firstRow="0" w:lastRow="0" w:firstColumn="0" w:lastColumn="0" w:oddVBand="0" w:evenVBand="0" w:oddHBand="1" w:evenHBand="0" w:firstRowFirstColumn="0" w:firstRowLastColumn="0" w:lastRowFirstColumn="0" w:lastRowLastColumn="0"/>
            </w:pPr>
            <w:proofErr w:type="spellStart"/>
            <w:r>
              <w:t>FftStrategy</w:t>
            </w:r>
            <w:proofErr w:type="spellEnd"/>
          </w:p>
        </w:tc>
      </w:tr>
      <w:tr w:rsidR="00392410" w14:paraId="2F4CEFFC" w14:textId="125304E2" w:rsidTr="0081262E">
        <w:tc>
          <w:tcPr>
            <w:cnfStyle w:val="001000000000" w:firstRow="0" w:lastRow="0" w:firstColumn="1" w:lastColumn="0" w:oddVBand="0" w:evenVBand="0" w:oddHBand="0" w:evenHBand="0" w:firstRowFirstColumn="0" w:firstRowLastColumn="0" w:lastRowFirstColumn="0" w:lastRowLastColumn="0"/>
            <w:tcW w:w="2542" w:type="dxa"/>
          </w:tcPr>
          <w:p w14:paraId="028041E8" w14:textId="5905922E" w:rsidR="00392410" w:rsidRDefault="00392410" w:rsidP="00D82213">
            <w:proofErr w:type="spellStart"/>
            <w:r>
              <w:t>windowType</w:t>
            </w:r>
            <w:proofErr w:type="spellEnd"/>
          </w:p>
        </w:tc>
        <w:tc>
          <w:tcPr>
            <w:tcW w:w="0" w:type="dxa"/>
          </w:tcPr>
          <w:p w14:paraId="0D6D1E80" w14:textId="4F7AAB9C" w:rsidR="00392410" w:rsidRDefault="00392410" w:rsidP="00D82213">
            <w:pPr>
              <w:cnfStyle w:val="000000000000" w:firstRow="0" w:lastRow="0" w:firstColumn="0" w:lastColumn="0" w:oddVBand="0" w:evenVBand="0" w:oddHBand="0" w:evenHBand="0" w:firstRowFirstColumn="0" w:firstRowLastColumn="0" w:lastRowFirstColumn="0" w:lastRowLastColumn="0"/>
            </w:pPr>
            <w:r>
              <w:t>Analysis window for FFT</w:t>
            </w:r>
          </w:p>
        </w:tc>
        <w:tc>
          <w:tcPr>
            <w:tcW w:w="0" w:type="dxa"/>
            <w:tcBorders>
              <w:top w:val="single" w:sz="8" w:space="0" w:color="21BBEB"/>
            </w:tcBorders>
          </w:tcPr>
          <w:p w14:paraId="2E37D757" w14:textId="7690E1C5" w:rsidR="00392410" w:rsidRDefault="00392410" w:rsidP="00845D4D">
            <w:pPr>
              <w:cnfStyle w:val="000000000000" w:firstRow="0" w:lastRow="0" w:firstColumn="0" w:lastColumn="0" w:oddVBand="0" w:evenVBand="0" w:oddHBand="0" w:evenHBand="0" w:firstRowFirstColumn="0" w:firstRowLastColumn="0" w:lastRowFirstColumn="0" w:lastRowLastColumn="0"/>
            </w:pPr>
            <w:proofErr w:type="spellStart"/>
            <w:r>
              <w:t>blackHann</w:t>
            </w:r>
            <w:proofErr w:type="spellEnd"/>
          </w:p>
        </w:tc>
        <w:tc>
          <w:tcPr>
            <w:tcW w:w="1871" w:type="dxa"/>
            <w:tcBorders>
              <w:top w:val="single" w:sz="8" w:space="0" w:color="21BBEB"/>
            </w:tcBorders>
          </w:tcPr>
          <w:p w14:paraId="15EF16D0" w14:textId="2F322AB8" w:rsidR="00392410" w:rsidRPr="00916D15" w:rsidRDefault="00392410" w:rsidP="00845D4D">
            <w:pPr>
              <w:cnfStyle w:val="000000000000" w:firstRow="0" w:lastRow="0" w:firstColumn="0" w:lastColumn="0" w:oddVBand="0" w:evenVBand="0" w:oddHBand="0" w:evenHBand="0" w:firstRowFirstColumn="0" w:firstRowLastColumn="0" w:lastRowFirstColumn="0" w:lastRowLastColumn="0"/>
            </w:pPr>
            <w:proofErr w:type="spellStart"/>
            <w:r>
              <w:t>FftStrategy</w:t>
            </w:r>
            <w:proofErr w:type="spellEnd"/>
          </w:p>
        </w:tc>
      </w:tr>
      <w:tr w:rsidR="00392410" w14:paraId="69EC6221" w14:textId="77777777" w:rsidTr="00812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Pr>
          <w:p w14:paraId="16988C6B" w14:textId="2C7D7B8F" w:rsidR="00392410" w:rsidRDefault="00392410" w:rsidP="00D82213">
            <w:proofErr w:type="spellStart"/>
            <w:r>
              <w:t>startBin</w:t>
            </w:r>
            <w:proofErr w:type="spellEnd"/>
          </w:p>
        </w:tc>
        <w:tc>
          <w:tcPr>
            <w:tcW w:w="0" w:type="dxa"/>
          </w:tcPr>
          <w:p w14:paraId="754FABE6" w14:textId="64F9E22E" w:rsidR="00392410" w:rsidRDefault="00392410" w:rsidP="00D82213">
            <w:pPr>
              <w:cnfStyle w:val="000000100000" w:firstRow="0" w:lastRow="0" w:firstColumn="0" w:lastColumn="0" w:oddVBand="0" w:evenVBand="0" w:oddHBand="1" w:evenHBand="0" w:firstRowFirstColumn="0" w:firstRowLastColumn="0" w:lastRowFirstColumn="0" w:lastRowLastColumn="0"/>
            </w:pPr>
            <w:r>
              <w:t xml:space="preserve">First FFT bin considered in </w:t>
            </w:r>
            <w:proofErr w:type="spellStart"/>
            <w:r>
              <w:t>filterbank</w:t>
            </w:r>
            <w:proofErr w:type="spellEnd"/>
          </w:p>
        </w:tc>
        <w:tc>
          <w:tcPr>
            <w:tcW w:w="0" w:type="dxa"/>
            <w:tcBorders>
              <w:top w:val="single" w:sz="8" w:space="0" w:color="21BBEB"/>
            </w:tcBorders>
          </w:tcPr>
          <w:p w14:paraId="0C829E41" w14:textId="6166F89E" w:rsidR="00392410" w:rsidRDefault="00392410" w:rsidP="00845D4D">
            <w:pPr>
              <w:cnfStyle w:val="000000100000" w:firstRow="0" w:lastRow="0" w:firstColumn="0" w:lastColumn="0" w:oddVBand="0" w:evenVBand="0" w:oddHBand="1" w:evenHBand="0" w:firstRowFirstColumn="0" w:firstRowLastColumn="0" w:lastRowFirstColumn="0" w:lastRowLastColumn="0"/>
            </w:pPr>
            <w:r>
              <w:t>6</w:t>
            </w:r>
          </w:p>
        </w:tc>
        <w:tc>
          <w:tcPr>
            <w:tcW w:w="1871" w:type="dxa"/>
            <w:tcBorders>
              <w:top w:val="single" w:sz="8" w:space="0" w:color="21BBEB"/>
            </w:tcBorders>
          </w:tcPr>
          <w:p w14:paraId="09FDD54B" w14:textId="465CB38B" w:rsidR="00392410" w:rsidRDefault="00392410" w:rsidP="00845D4D">
            <w:pPr>
              <w:cnfStyle w:val="000000100000" w:firstRow="0" w:lastRow="0" w:firstColumn="0" w:lastColumn="0" w:oddVBand="0" w:evenVBand="0" w:oddHBand="1" w:evenHBand="0" w:firstRowFirstColumn="0" w:firstRowLastColumn="0" w:lastRowFirstColumn="0" w:lastRowLastColumn="0"/>
            </w:pPr>
            <w:proofErr w:type="spellStart"/>
            <w:r>
              <w:t>FftStrategy</w:t>
            </w:r>
            <w:proofErr w:type="spellEnd"/>
          </w:p>
        </w:tc>
      </w:tr>
      <w:tr w:rsidR="00392410" w14:paraId="708D898D" w14:textId="104AF2B2" w:rsidTr="0081262E">
        <w:tc>
          <w:tcPr>
            <w:cnfStyle w:val="001000000000" w:firstRow="0" w:lastRow="0" w:firstColumn="1" w:lastColumn="0" w:oddVBand="0" w:evenVBand="0" w:oddHBand="0" w:evenHBand="0" w:firstRowFirstColumn="0" w:firstRowLastColumn="0" w:lastRowFirstColumn="0" w:lastRowLastColumn="0"/>
            <w:tcW w:w="2542" w:type="dxa"/>
          </w:tcPr>
          <w:p w14:paraId="359F660C" w14:textId="62C3001F" w:rsidR="00392410" w:rsidRDefault="00392410" w:rsidP="00D82213">
            <w:proofErr w:type="spellStart"/>
            <w:r>
              <w:lastRenderedPageBreak/>
              <w:t>nBinLims</w:t>
            </w:r>
            <w:proofErr w:type="spellEnd"/>
          </w:p>
        </w:tc>
        <w:tc>
          <w:tcPr>
            <w:tcW w:w="0" w:type="dxa"/>
          </w:tcPr>
          <w:p w14:paraId="3F1AA97C" w14:textId="5884F772" w:rsidR="00392410" w:rsidRDefault="00392410" w:rsidP="00D82213">
            <w:pPr>
              <w:cnfStyle w:val="000000000000" w:firstRow="0" w:lastRow="0" w:firstColumn="0" w:lastColumn="0" w:oddVBand="0" w:evenVBand="0" w:oddHBand="0" w:evenHBand="0" w:firstRowFirstColumn="0" w:firstRowLastColumn="0" w:lastRowFirstColumn="0" w:lastRowLastColumn="0"/>
            </w:pPr>
            <w:r>
              <w:t>Number of bins allocated in the respective channel</w:t>
            </w:r>
          </w:p>
        </w:tc>
        <w:tc>
          <w:tcPr>
            <w:tcW w:w="0" w:type="dxa"/>
          </w:tcPr>
          <w:p w14:paraId="7CE4CCB0" w14:textId="61F81D7B" w:rsidR="00392410" w:rsidRDefault="00392410" w:rsidP="00845D4D">
            <w:pPr>
              <w:cnfStyle w:val="000000000000" w:firstRow="0" w:lastRow="0" w:firstColumn="0" w:lastColumn="0" w:oddVBand="0" w:evenVBand="0" w:oddHBand="0" w:evenHBand="0" w:firstRowFirstColumn="0" w:firstRowLastColumn="0" w:lastRowFirstColumn="0" w:lastRowLastColumn="0"/>
            </w:pPr>
            <w:r w:rsidRPr="00916D15">
              <w:t>[2, 2, 1, 2, 2, 2, 3,  4, 4,  5, 6,  7,  8, 10,  56]</w:t>
            </w:r>
          </w:p>
        </w:tc>
        <w:tc>
          <w:tcPr>
            <w:tcW w:w="1871" w:type="dxa"/>
          </w:tcPr>
          <w:p w14:paraId="264D54EE" w14:textId="6DE88F0F" w:rsidR="00392410" w:rsidRPr="00916D15" w:rsidRDefault="00392410" w:rsidP="00845D4D">
            <w:pPr>
              <w:cnfStyle w:val="000000000000" w:firstRow="0" w:lastRow="0" w:firstColumn="0" w:lastColumn="0" w:oddVBand="0" w:evenVBand="0" w:oddHBand="0" w:evenHBand="0" w:firstRowFirstColumn="0" w:firstRowLastColumn="0" w:lastRowFirstColumn="0" w:lastRowLastColumn="0"/>
            </w:pPr>
            <w:proofErr w:type="spellStart"/>
            <w:r>
              <w:t>FftStrategy</w:t>
            </w:r>
            <w:proofErr w:type="spellEnd"/>
          </w:p>
        </w:tc>
      </w:tr>
    </w:tbl>
    <w:p w14:paraId="4E5A906B" w14:textId="77777777" w:rsidR="00C02264" w:rsidRDefault="00C02264" w:rsidP="00D82213"/>
    <w:p w14:paraId="7DC7D2C3" w14:textId="3413CB62" w:rsidR="00916D15" w:rsidRDefault="00916D15" w:rsidP="001909A5">
      <w:pPr>
        <w:pStyle w:val="Heading2"/>
      </w:pPr>
      <w:bookmarkStart w:id="52" w:name="_Toc52962455"/>
      <w:r>
        <w:t>Visualisation tools</w:t>
      </w:r>
      <w:bookmarkEnd w:id="52"/>
    </w:p>
    <w:p w14:paraId="74D1808D" w14:textId="77777777" w:rsidR="00935E9E" w:rsidRDefault="00935E9E" w:rsidP="0081262E">
      <w:pPr>
        <w:pStyle w:val="12kS"/>
        <w:spacing w:before="180" w:after="60"/>
      </w:pPr>
      <w:proofErr w:type="spellStart"/>
      <w:r>
        <w:t>csViewer</w:t>
      </w:r>
      <w:proofErr w:type="spellEnd"/>
    </w:p>
    <w:p w14:paraId="453DCB89" w14:textId="4BF8FEB1" w:rsidR="00935E9E" w:rsidRDefault="00935E9E" w:rsidP="00D82213">
      <w:proofErr w:type="spellStart"/>
      <w:r w:rsidRPr="00B64598">
        <w:rPr>
          <w:color w:val="14B1E2"/>
        </w:rPr>
        <w:t>csViewer</w:t>
      </w:r>
      <w:proofErr w:type="spellEnd"/>
      <w:r>
        <w:t xml:space="preserve"> depicts the defined inputs and outputs of the blocks in the process chain and their relationship with each other. The signal flow is shown with arrows. Arrows in different colors indicate overlapping pathways in the process chain. When </w:t>
      </w:r>
      <w:proofErr w:type="spellStart"/>
      <w:r w:rsidRPr="00B64598">
        <w:rPr>
          <w:color w:val="14B1E2"/>
        </w:rPr>
        <w:t>csViewer</w:t>
      </w:r>
      <w:proofErr w:type="spellEnd"/>
      <w:r w:rsidRPr="00B64598">
        <w:rPr>
          <w:color w:val="14B1E2"/>
        </w:rPr>
        <w:t xml:space="preserve"> </w:t>
      </w:r>
      <w:r>
        <w:t>is called before execution of the strategy, the figure gets updated while running the script by marking completed stages in bold</w:t>
      </w:r>
      <w:r w:rsidR="00CA3DFD">
        <w:t xml:space="preserve"> when parameter </w:t>
      </w:r>
      <w:r w:rsidR="00CA3DFD" w:rsidRPr="00B64598">
        <w:rPr>
          <w:color w:val="14B1E2"/>
        </w:rPr>
        <w:t xml:space="preserve">listen </w:t>
      </w:r>
      <w:r w:rsidR="00CA3DFD">
        <w:t>is set to 1</w:t>
      </w:r>
      <w:r>
        <w:t>.</w:t>
      </w:r>
      <w:r w:rsidR="00CC18E6">
        <w:t xml:space="preserve"> Figure </w:t>
      </w:r>
      <w:r w:rsidR="00A27561">
        <w:t xml:space="preserve">2 </w:t>
      </w:r>
      <w:r w:rsidR="00CC18E6">
        <w:t xml:space="preserve">is generated with </w:t>
      </w:r>
      <w:proofErr w:type="spellStart"/>
      <w:r w:rsidR="00CC18E6" w:rsidRPr="00B64598">
        <w:rPr>
          <w:color w:val="14B1E2"/>
        </w:rPr>
        <w:t>csViewer</w:t>
      </w:r>
      <w:proofErr w:type="spellEnd"/>
      <w:r w:rsidR="00CC18E6">
        <w:t>.</w:t>
      </w:r>
    </w:p>
    <w:p w14:paraId="766E309C" w14:textId="330D1F28" w:rsidR="00916D15" w:rsidRDefault="00916D15" w:rsidP="0081262E">
      <w:pPr>
        <w:pStyle w:val="12kS"/>
        <w:spacing w:before="180" w:after="60"/>
      </w:pPr>
      <w:r>
        <w:t>PlotF120Electrodogram</w:t>
      </w:r>
      <w:r w:rsidR="00C12C62">
        <w:t>Unit</w:t>
      </w:r>
    </w:p>
    <w:p w14:paraId="7C4BD1D8" w14:textId="263E1D13" w:rsidR="00916D15" w:rsidRPr="0081262E" w:rsidRDefault="00935E9E">
      <w:pPr>
        <w:rPr>
          <w:color w:val="14B1E2"/>
        </w:rPr>
      </w:pPr>
      <w:r w:rsidRPr="00B64598">
        <w:rPr>
          <w:color w:val="14B1E2"/>
        </w:rPr>
        <w:t>PlotF120Electrodogram</w:t>
      </w:r>
      <w:r w:rsidR="00C12C62">
        <w:rPr>
          <w:color w:val="14B1E2"/>
        </w:rPr>
        <w:t>Unit</w:t>
      </w:r>
      <w:r w:rsidR="003E5A4F">
        <w:rPr>
          <w:color w:val="14B1E2"/>
        </w:rPr>
        <w:t xml:space="preserve"> (</w:t>
      </w:r>
      <w:r w:rsidR="00C12C62">
        <w:rPr>
          <w:color w:val="14B1E2"/>
        </w:rPr>
        <w:t>‘</w:t>
      </w:r>
      <w:r w:rsidR="003E5A4F">
        <w:rPr>
          <w:color w:val="14B1E2"/>
        </w:rPr>
        <w:t>PLT</w:t>
      </w:r>
      <w:r w:rsidR="00C12C62">
        <w:rPr>
          <w:color w:val="14B1E2"/>
        </w:rPr>
        <w:t>’</w:t>
      </w:r>
      <w:r w:rsidR="003E5A4F">
        <w:rPr>
          <w:color w:val="14B1E2"/>
        </w:rPr>
        <w:t>)</w:t>
      </w:r>
      <w:r w:rsidRPr="00B64598">
        <w:rPr>
          <w:color w:val="14B1E2"/>
        </w:rPr>
        <w:t xml:space="preserve"> </w:t>
      </w:r>
      <w:r>
        <w:t xml:space="preserve">can be added to the process chain like a processing block </w:t>
      </w:r>
      <w:r w:rsidR="00044B34">
        <w:t>by connecting it to the output of an F120MappingUnit</w:t>
      </w:r>
      <w:r>
        <w:t xml:space="preserve">. It </w:t>
      </w:r>
      <w:r w:rsidR="00044B34">
        <w:t xml:space="preserve">creates a figure showing </w:t>
      </w:r>
      <w:r>
        <w:t>an electrodogram</w:t>
      </w:r>
      <w:r w:rsidR="00044B34">
        <w:t>, i.e.</w:t>
      </w:r>
      <w:r>
        <w:t xml:space="preserve"> the excitation on each electrode across time. The height of the bar represents the current</w:t>
      </w:r>
      <w:r w:rsidR="00067904">
        <w:t xml:space="preserve"> amplitude</w:t>
      </w:r>
      <w:r>
        <w:t xml:space="preserve"> emitted by the respective electrode.</w:t>
      </w:r>
      <w:r w:rsidR="00067904">
        <w:t xml:space="preserve"> Note that, for the sake of simplicity and generality, only the (positive) amplitude </w:t>
      </w:r>
      <w:r w:rsidR="008D5565">
        <w:t xml:space="preserve">and onset time </w:t>
      </w:r>
      <w:r w:rsidR="00067904">
        <w:t>of each bi-phasic pulse is shown for each stimulation frame, but</w:t>
      </w:r>
      <w:r w:rsidR="008D5565">
        <w:t xml:space="preserve"> not</w:t>
      </w:r>
      <w:r w:rsidR="00067904">
        <w:t xml:space="preserve"> its</w:t>
      </w:r>
      <w:r w:rsidR="008D5565">
        <w:t xml:space="preserve"> full </w:t>
      </w:r>
      <w:r w:rsidR="00067904">
        <w:t>time-course</w:t>
      </w:r>
      <w:r w:rsidR="008D5565">
        <w:t xml:space="preserve"> throughout the frame. </w:t>
      </w:r>
      <w:r w:rsidR="00A27561">
        <w:t>Figure 3 (row</w:t>
      </w:r>
      <w:r w:rsidR="008D5565">
        <w:t xml:space="preserve"> 4</w:t>
      </w:r>
      <w:r w:rsidR="00A27561">
        <w:t>) depict</w:t>
      </w:r>
      <w:r w:rsidR="008D5565">
        <w:t>s</w:t>
      </w:r>
      <w:r w:rsidR="00A27561">
        <w:t xml:space="preserve"> the electrodogram </w:t>
      </w:r>
      <w:r w:rsidR="008D5565">
        <w:t xml:space="preserve">of </w:t>
      </w:r>
      <w:r w:rsidR="00A27561">
        <w:t xml:space="preserve">the word “yes” processed with the GMT implementation of the </w:t>
      </w:r>
      <w:proofErr w:type="spellStart"/>
      <w:r w:rsidR="00736A9E">
        <w:t>SpecRes</w:t>
      </w:r>
      <w:proofErr w:type="spellEnd"/>
      <w:r w:rsidR="00A27561">
        <w:t xml:space="preserve"> strategy.</w:t>
      </w:r>
    </w:p>
    <w:p w14:paraId="21DD5044" w14:textId="77777777" w:rsidR="00976552" w:rsidRDefault="00976552" w:rsidP="00D82213"/>
    <w:p w14:paraId="7708B5C7" w14:textId="75736EB0" w:rsidR="00741E88" w:rsidRDefault="005671E1" w:rsidP="001909A5">
      <w:pPr>
        <w:pStyle w:val="Heading2"/>
        <w:rPr>
          <w:lang w:val="fr-FR"/>
        </w:rPr>
      </w:pPr>
      <w:bookmarkStart w:id="53" w:name="_Toc52962456"/>
      <w:r w:rsidRPr="007054D6">
        <w:rPr>
          <w:lang w:val="fr-FR"/>
        </w:rPr>
        <w:t xml:space="preserve">Noise </w:t>
      </w:r>
      <w:r w:rsidR="00610050">
        <w:rPr>
          <w:lang w:val="fr-FR"/>
        </w:rPr>
        <w:t>V</w:t>
      </w:r>
      <w:r w:rsidR="00610050" w:rsidRPr="007054D6">
        <w:rPr>
          <w:lang w:val="fr-FR"/>
        </w:rPr>
        <w:t xml:space="preserve">ocoder </w:t>
      </w:r>
      <w:r w:rsidRPr="007054D6">
        <w:rPr>
          <w:lang w:val="fr-FR"/>
        </w:rPr>
        <w:t xml:space="preserve">CI </w:t>
      </w:r>
      <w:r w:rsidR="00610050">
        <w:rPr>
          <w:lang w:val="fr-FR"/>
        </w:rPr>
        <w:t>S</w:t>
      </w:r>
      <w:r w:rsidRPr="007054D6">
        <w:rPr>
          <w:lang w:val="fr-FR"/>
        </w:rPr>
        <w:t>imulation</w:t>
      </w:r>
      <w:bookmarkEnd w:id="53"/>
    </w:p>
    <w:p w14:paraId="3DB9858E" w14:textId="5DDD66BD" w:rsidR="007054D6" w:rsidRDefault="007054D6">
      <w:pPr>
        <w:rPr>
          <w:lang w:eastAsia="en-US"/>
        </w:rPr>
      </w:pPr>
      <w:r w:rsidRPr="007054D6">
        <w:rPr>
          <w:lang w:eastAsia="en-US"/>
        </w:rPr>
        <w:t xml:space="preserve">Noise vocoder CI simulations are often used in a first step </w:t>
      </w:r>
      <w:r>
        <w:rPr>
          <w:lang w:eastAsia="en-US"/>
        </w:rPr>
        <w:t>of the</w:t>
      </w:r>
      <w:r w:rsidRPr="007054D6">
        <w:rPr>
          <w:lang w:eastAsia="en-US"/>
        </w:rPr>
        <w:t xml:space="preserve"> evaluat</w:t>
      </w:r>
      <w:r>
        <w:rPr>
          <w:lang w:eastAsia="en-US"/>
        </w:rPr>
        <w:t>ion of</w:t>
      </w:r>
      <w:r w:rsidRPr="007054D6">
        <w:rPr>
          <w:lang w:eastAsia="en-US"/>
        </w:rPr>
        <w:t xml:space="preserve"> new sound coding algorithms with normal hearing listeners</w:t>
      </w:r>
      <w:r>
        <w:rPr>
          <w:lang w:eastAsia="en-US"/>
        </w:rPr>
        <w:t xml:space="preserve"> due to the easier recruitment of subjects and reduced variability. It was shown that results of CI simulations correlate with speech intelligibility results produced by </w:t>
      </w:r>
      <w:r w:rsidR="00651C59">
        <w:rPr>
          <w:lang w:eastAsia="en-US"/>
        </w:rPr>
        <w:t>high-performing</w:t>
      </w:r>
      <w:r>
        <w:rPr>
          <w:lang w:eastAsia="en-US"/>
        </w:rPr>
        <w:t xml:space="preserve"> CI performers. A noise vocoder CI simulation is also implemented in the GMT and allows the developer to listen to the output signal of the sound coding strategy before it is subjected to the processing that is done to obtain the electrical stimuli. Therefore, the blocks belonging to the noise vocoder CI simulation are implemented often after the envelope extraction stage.</w:t>
      </w:r>
    </w:p>
    <w:p w14:paraId="2DCE0D98" w14:textId="43068C71" w:rsidR="007054D6" w:rsidRDefault="007054D6" w:rsidP="0081262E">
      <w:pPr>
        <w:pStyle w:val="12kS"/>
        <w:spacing w:before="180" w:after="60"/>
        <w:rPr>
          <w:lang w:eastAsia="en-US"/>
        </w:rPr>
      </w:pPr>
      <w:proofErr w:type="spellStart"/>
      <w:r>
        <w:rPr>
          <w:lang w:eastAsia="en-US"/>
        </w:rPr>
        <w:t>Vocoder</w:t>
      </w:r>
      <w:r w:rsidR="00651C59">
        <w:rPr>
          <w:lang w:eastAsia="en-US"/>
        </w:rPr>
        <w:t>Unit</w:t>
      </w:r>
      <w:proofErr w:type="spellEnd"/>
    </w:p>
    <w:p w14:paraId="429A248F" w14:textId="56F384FC" w:rsidR="00E439D5" w:rsidRDefault="007054D6">
      <w:pPr>
        <w:rPr>
          <w:lang w:eastAsia="en-US"/>
        </w:rPr>
      </w:pPr>
      <w:r>
        <w:rPr>
          <w:lang w:eastAsia="en-US"/>
        </w:rPr>
        <w:t xml:space="preserve">In </w:t>
      </w:r>
      <w:proofErr w:type="spellStart"/>
      <w:r w:rsidRPr="00B64598">
        <w:rPr>
          <w:color w:val="14B1E2"/>
          <w:lang w:eastAsia="en-US"/>
        </w:rPr>
        <w:t>Vocoder</w:t>
      </w:r>
      <w:r w:rsidR="00651C59">
        <w:rPr>
          <w:color w:val="14B1E2"/>
          <w:lang w:eastAsia="en-US"/>
        </w:rPr>
        <w:t>Unit</w:t>
      </w:r>
      <w:proofErr w:type="spellEnd"/>
      <w:r>
        <w:rPr>
          <w:lang w:eastAsia="en-US"/>
        </w:rPr>
        <w:t>, a FFT-based vocoder is implemented</w:t>
      </w:r>
      <w:r w:rsidR="00E439D5">
        <w:rPr>
          <w:lang w:eastAsia="en-US"/>
        </w:rPr>
        <w:t>. The extracted envelopes are used to modulate</w:t>
      </w:r>
      <w:r w:rsidR="00651C59">
        <w:rPr>
          <w:lang w:eastAsia="en-US"/>
        </w:rPr>
        <w:t xml:space="preserve"> the amplitudes of</w:t>
      </w:r>
      <w:r w:rsidR="00E439D5">
        <w:rPr>
          <w:lang w:eastAsia="en-US"/>
        </w:rPr>
        <w:t xml:space="preserve"> </w:t>
      </w:r>
      <w:r>
        <w:rPr>
          <w:lang w:eastAsia="en-US"/>
        </w:rPr>
        <w:t xml:space="preserve">short-time Fourier transform </w:t>
      </w:r>
      <w:r w:rsidR="00E439D5">
        <w:rPr>
          <w:lang w:eastAsia="en-US"/>
        </w:rPr>
        <w:t xml:space="preserve">(STFT) </w:t>
      </w:r>
      <w:r>
        <w:rPr>
          <w:lang w:eastAsia="en-US"/>
        </w:rPr>
        <w:t xml:space="preserve">coefficients </w:t>
      </w:r>
      <w:r w:rsidR="00E439D5">
        <w:rPr>
          <w:lang w:eastAsia="en-US"/>
        </w:rPr>
        <w:t>with the respective frequency content.</w:t>
      </w:r>
      <w:r w:rsidR="00651C59">
        <w:rPr>
          <w:lang w:eastAsia="en-US"/>
        </w:rPr>
        <w:t xml:space="preserve"> </w:t>
      </w:r>
      <w:r w:rsidR="00745E47">
        <w:rPr>
          <w:lang w:eastAsia="en-US"/>
        </w:rPr>
        <w:t xml:space="preserve">The overlap between the pass-bands of synthesis filters can be configured to </w:t>
      </w:r>
      <w:r w:rsidR="00727075">
        <w:rPr>
          <w:lang w:eastAsia="en-US"/>
        </w:rPr>
        <w:t>model</w:t>
      </w:r>
      <w:r w:rsidR="00745E47">
        <w:rPr>
          <w:lang w:eastAsia="en-US"/>
        </w:rPr>
        <w:t xml:space="preserve"> different degrees of cross-talk between neighboring channels (</w:t>
      </w:r>
      <w:r w:rsidR="000919F3">
        <w:rPr>
          <w:lang w:eastAsia="en-US"/>
        </w:rPr>
        <w:t>e.g</w:t>
      </w:r>
      <w:r w:rsidR="00745E47">
        <w:rPr>
          <w:lang w:eastAsia="en-US"/>
        </w:rPr>
        <w:t xml:space="preserve">. due </w:t>
      </w:r>
      <w:r w:rsidR="000919F3">
        <w:rPr>
          <w:lang w:eastAsia="en-US"/>
        </w:rPr>
        <w:t xml:space="preserve">to variance in the distances between electrodes and neural tissue and the extent of </w:t>
      </w:r>
      <w:r w:rsidR="00745E47">
        <w:rPr>
          <w:lang w:eastAsia="en-US"/>
        </w:rPr>
        <w:t xml:space="preserve">current spread in the cochlear fluids and tissues).  </w:t>
      </w:r>
      <w:r w:rsidR="00651C59">
        <w:rPr>
          <w:lang w:eastAsia="en-US"/>
        </w:rPr>
        <w:t>Phase synthesis can be configured to produce either (harmonic complex) tones or band-limited noise</w:t>
      </w:r>
      <w:r w:rsidR="00E439D5">
        <w:rPr>
          <w:lang w:eastAsia="en-US"/>
        </w:rPr>
        <w:t xml:space="preserve"> </w:t>
      </w:r>
      <w:r w:rsidR="00651C59">
        <w:rPr>
          <w:lang w:eastAsia="en-US"/>
        </w:rPr>
        <w:t>as carrier</w:t>
      </w:r>
      <w:r w:rsidR="000919F3">
        <w:rPr>
          <w:lang w:eastAsia="en-US"/>
        </w:rPr>
        <w:t xml:space="preserve"> signal</w:t>
      </w:r>
      <w:r w:rsidR="00651C59">
        <w:rPr>
          <w:lang w:eastAsia="en-US"/>
        </w:rPr>
        <w:t xml:space="preserve"> for each channel</w:t>
      </w:r>
      <w:r w:rsidR="00745E47">
        <w:rPr>
          <w:lang w:eastAsia="en-US"/>
        </w:rPr>
        <w:t>.</w:t>
      </w:r>
      <w:r w:rsidR="00651C59">
        <w:rPr>
          <w:lang w:eastAsia="en-US"/>
        </w:rPr>
        <w:t xml:space="preserve"> </w:t>
      </w:r>
      <w:r w:rsidR="00610050">
        <w:rPr>
          <w:lang w:eastAsia="en-US"/>
        </w:rPr>
        <w:t>Output of the vocoder is a matrix of complex STFT coefficients.</w:t>
      </w:r>
    </w:p>
    <w:p w14:paraId="0252B415" w14:textId="57418C11" w:rsidR="00E439D5" w:rsidRDefault="00F77857" w:rsidP="0081262E">
      <w:pPr>
        <w:pStyle w:val="12kS"/>
        <w:spacing w:before="180" w:after="60"/>
        <w:rPr>
          <w:lang w:eastAsia="en-US"/>
        </w:rPr>
      </w:pPr>
      <w:proofErr w:type="spellStart"/>
      <w:r>
        <w:rPr>
          <w:lang w:eastAsia="en-US"/>
        </w:rPr>
        <w:t>FftSynthesis</w:t>
      </w:r>
      <w:r w:rsidR="00651C59">
        <w:rPr>
          <w:lang w:eastAsia="en-US"/>
        </w:rPr>
        <w:t>Unit</w:t>
      </w:r>
      <w:proofErr w:type="spellEnd"/>
    </w:p>
    <w:p w14:paraId="4CEB8BE8" w14:textId="12FB6C5F" w:rsidR="00E439D5" w:rsidRPr="007054D6" w:rsidRDefault="00E439D5" w:rsidP="007054D6">
      <w:pPr>
        <w:rPr>
          <w:lang w:eastAsia="en-US"/>
        </w:rPr>
      </w:pPr>
      <w:r>
        <w:rPr>
          <w:lang w:eastAsia="en-US"/>
        </w:rPr>
        <w:lastRenderedPageBreak/>
        <w:t xml:space="preserve">In </w:t>
      </w:r>
      <w:proofErr w:type="spellStart"/>
      <w:r w:rsidRPr="00B64598">
        <w:rPr>
          <w:color w:val="14B1E2"/>
          <w:lang w:eastAsia="en-US"/>
        </w:rPr>
        <w:t>F</w:t>
      </w:r>
      <w:r w:rsidR="00A374F7">
        <w:rPr>
          <w:color w:val="14B1E2"/>
          <w:lang w:eastAsia="en-US"/>
        </w:rPr>
        <w:t>ft</w:t>
      </w:r>
      <w:r w:rsidRPr="00B64598">
        <w:rPr>
          <w:color w:val="14B1E2"/>
          <w:lang w:eastAsia="en-US"/>
        </w:rPr>
        <w:t>Synthesis</w:t>
      </w:r>
      <w:r w:rsidR="00651C59">
        <w:rPr>
          <w:color w:val="14B1E2"/>
          <w:lang w:eastAsia="en-US"/>
        </w:rPr>
        <w:t>Unit</w:t>
      </w:r>
      <w:proofErr w:type="spellEnd"/>
      <w:r>
        <w:rPr>
          <w:lang w:eastAsia="en-US"/>
        </w:rPr>
        <w:t xml:space="preserve">, an acoustic signal is generated from a STFT representation of the signal </w:t>
      </w:r>
      <w:r w:rsidR="00610050">
        <w:rPr>
          <w:lang w:eastAsia="en-US"/>
        </w:rPr>
        <w:t>using weighted</w:t>
      </w:r>
      <w:r>
        <w:rPr>
          <w:lang w:eastAsia="en-US"/>
        </w:rPr>
        <w:t xml:space="preserve"> overlap-add</w:t>
      </w:r>
      <w:r w:rsidR="00610050">
        <w:rPr>
          <w:lang w:eastAsia="en-US"/>
        </w:rPr>
        <w:t xml:space="preserve"> (WOLA)</w:t>
      </w:r>
      <w:r>
        <w:rPr>
          <w:lang w:eastAsia="en-US"/>
        </w:rPr>
        <w:t xml:space="preserve"> synthesis. It is used at the end of the vocoder processing to obtain an acoustic output signal. However, it can also be used at various stages of the processing when a signal in the STFT domain has to be transformed to the time domain.</w:t>
      </w:r>
    </w:p>
    <w:p w14:paraId="564E507B" w14:textId="52792C23" w:rsidR="00A27561" w:rsidRDefault="00A27561">
      <w:pPr>
        <w:jc w:val="left"/>
        <w:rPr>
          <w:b/>
          <w:color w:val="4F81BD"/>
          <w:sz w:val="28"/>
          <w:szCs w:val="32"/>
        </w:rPr>
      </w:pPr>
    </w:p>
    <w:p w14:paraId="6A792F31" w14:textId="46145127" w:rsidR="00610050" w:rsidRDefault="00610050">
      <w:pPr>
        <w:jc w:val="left"/>
        <w:rPr>
          <w:rFonts w:ascii="Arial Narrow" w:hAnsi="Arial Narrow"/>
          <w:bCs/>
          <w:color w:val="4F81BD"/>
          <w:spacing w:val="-3"/>
          <w:sz w:val="28"/>
          <w:szCs w:val="32"/>
          <w:lang w:eastAsia="en-US"/>
        </w:rPr>
      </w:pPr>
      <w:r>
        <w:rPr>
          <w:rFonts w:ascii="Arial Narrow" w:hAnsi="Arial Narrow"/>
          <w:bCs/>
          <w:color w:val="4F81BD"/>
          <w:spacing w:val="-3"/>
          <w:sz w:val="28"/>
          <w:szCs w:val="32"/>
          <w:lang w:eastAsia="en-US"/>
        </w:rPr>
        <w:br w:type="page"/>
      </w:r>
    </w:p>
    <w:p w14:paraId="147A23A8" w14:textId="77777777" w:rsidR="00610050" w:rsidRPr="007054D6" w:rsidRDefault="00610050">
      <w:pPr>
        <w:jc w:val="left"/>
        <w:rPr>
          <w:rFonts w:ascii="Arial Narrow" w:hAnsi="Arial Narrow"/>
          <w:bCs/>
          <w:color w:val="4F81BD"/>
          <w:spacing w:val="-3"/>
          <w:sz w:val="28"/>
          <w:szCs w:val="32"/>
          <w:lang w:eastAsia="en-US"/>
        </w:rPr>
      </w:pPr>
    </w:p>
    <w:p w14:paraId="7E4A1782" w14:textId="4A205AF5" w:rsidR="00A84CCD" w:rsidRPr="007054D6" w:rsidRDefault="00A84CCD" w:rsidP="001909A5">
      <w:pPr>
        <w:pStyle w:val="Heading1"/>
        <w:rPr>
          <w:sz w:val="32"/>
        </w:rPr>
      </w:pPr>
      <w:bookmarkStart w:id="54" w:name="_Toc52962457"/>
      <w:r w:rsidRPr="007054D6">
        <w:rPr>
          <w:sz w:val="32"/>
        </w:rPr>
        <w:t>Contact</w:t>
      </w:r>
      <w:bookmarkEnd w:id="54"/>
    </w:p>
    <w:p w14:paraId="16DB3016" w14:textId="41085FF3" w:rsidR="00A84CCD" w:rsidRDefault="00690ABF" w:rsidP="00690ABF">
      <w:r>
        <w:t xml:space="preserve">The GMT was developed as a tool </w:t>
      </w:r>
      <w:r w:rsidR="000E06F8">
        <w:t>to facilitate e</w:t>
      </w:r>
      <w:r>
        <w:t>xperiment</w:t>
      </w:r>
      <w:r w:rsidR="000E06F8">
        <w:t>ation</w:t>
      </w:r>
      <w:r>
        <w:t xml:space="preserve"> with </w:t>
      </w:r>
      <w:r w:rsidR="000E06F8">
        <w:t xml:space="preserve">advanced sound coding concepts. </w:t>
      </w:r>
      <w:r>
        <w:t>When questions arise or bugs are detected, please contact AB and send a message to</w:t>
      </w:r>
    </w:p>
    <w:p w14:paraId="2DA7CFC6" w14:textId="77777777" w:rsidR="00690ABF" w:rsidRDefault="00690ABF" w:rsidP="00690ABF"/>
    <w:p w14:paraId="07E566D7" w14:textId="7955B1FC" w:rsidR="00690ABF" w:rsidRDefault="00BE4CC5" w:rsidP="00690ABF">
      <w:pPr>
        <w:rPr>
          <w:rStyle w:val="Hyperlink"/>
        </w:rPr>
      </w:pPr>
      <w:hyperlink r:id="rId15" w:history="1">
        <w:r w:rsidR="003E5A4F" w:rsidRPr="003E5A4F">
          <w:rPr>
            <w:rStyle w:val="Hyperlink"/>
          </w:rPr>
          <w:t>phillipp.hehrmann@advancedbionics.com</w:t>
        </w:r>
      </w:hyperlink>
    </w:p>
    <w:p w14:paraId="3FA300CB" w14:textId="77777777" w:rsidR="00DB2B87" w:rsidRDefault="00DB2B87" w:rsidP="00690ABF">
      <w:pPr>
        <w:rPr>
          <w:rStyle w:val="Hyperlink"/>
        </w:rPr>
      </w:pPr>
    </w:p>
    <w:p w14:paraId="3350E5F6" w14:textId="1ED83296" w:rsidR="00DB2B87" w:rsidRDefault="00DB2B87" w:rsidP="00690ABF">
      <w:r>
        <w:t>or</w:t>
      </w:r>
    </w:p>
    <w:p w14:paraId="67195917" w14:textId="77777777" w:rsidR="00DB2B87" w:rsidRDefault="00DB2B87" w:rsidP="00690ABF">
      <w:pPr>
        <w:rPr>
          <w:rStyle w:val="Hyperlink"/>
        </w:rPr>
      </w:pPr>
    </w:p>
    <w:p w14:paraId="37D279BE" w14:textId="03FB0E98" w:rsidR="00DB2B87" w:rsidRDefault="00DB2B87" w:rsidP="00690ABF">
      <w:r>
        <w:rPr>
          <w:rStyle w:val="Hyperlink"/>
        </w:rPr>
        <w:t>raphael.koning@advancedbionics.com</w:t>
      </w:r>
    </w:p>
    <w:p w14:paraId="09FD672A" w14:textId="77777777" w:rsidR="00690ABF" w:rsidRDefault="00690ABF" w:rsidP="00690ABF"/>
    <w:p w14:paraId="27F150E5" w14:textId="1A006444" w:rsidR="00690ABF" w:rsidRDefault="00690ABF" w:rsidP="00690ABF">
      <w:r>
        <w:t xml:space="preserve">We will get in contact as soon as possible to answer your request </w:t>
      </w:r>
      <w:r w:rsidR="000E06F8">
        <w:t xml:space="preserve">and </w:t>
      </w:r>
      <w:r>
        <w:t>take suggestions</w:t>
      </w:r>
      <w:r w:rsidR="000E06F8">
        <w:t xml:space="preserve"> and remarks </w:t>
      </w:r>
      <w:r>
        <w:t>into account.</w:t>
      </w:r>
    </w:p>
    <w:p w14:paraId="007B8215" w14:textId="77777777" w:rsidR="00690ABF" w:rsidRDefault="00690ABF" w:rsidP="00690ABF">
      <w:pPr>
        <w:jc w:val="left"/>
      </w:pPr>
    </w:p>
    <w:p w14:paraId="15637CB7" w14:textId="64E6ACAE" w:rsidR="00A52FE8" w:rsidRPr="007054D6" w:rsidRDefault="00A52FE8" w:rsidP="001909A5">
      <w:pPr>
        <w:pStyle w:val="Heading1"/>
        <w:rPr>
          <w:sz w:val="32"/>
        </w:rPr>
      </w:pPr>
      <w:bookmarkStart w:id="55" w:name="_Toc52962458"/>
      <w:r w:rsidRPr="007054D6">
        <w:rPr>
          <w:sz w:val="32"/>
        </w:rPr>
        <w:t>References</w:t>
      </w:r>
      <w:bookmarkEnd w:id="55"/>
    </w:p>
    <w:p w14:paraId="1A1DD630" w14:textId="77777777" w:rsidR="000426F7" w:rsidRDefault="000426F7" w:rsidP="00D82213"/>
    <w:p w14:paraId="4201F819" w14:textId="42EF3E87" w:rsidR="000E06F8" w:rsidRDefault="003A51DB" w:rsidP="0081262E">
      <w:pPr>
        <w:spacing w:after="240"/>
      </w:pPr>
      <w:r>
        <w:t xml:space="preserve">P. </w:t>
      </w:r>
      <w:r w:rsidR="000E06F8">
        <w:t>Boyle, , A</w:t>
      </w:r>
      <w:r>
        <w:t>.</w:t>
      </w:r>
      <w:r w:rsidR="000E06F8">
        <w:t xml:space="preserve"> Büchner, M</w:t>
      </w:r>
      <w:r>
        <w:t>.</w:t>
      </w:r>
      <w:r w:rsidR="000E06F8">
        <w:t xml:space="preserve"> A. Stone, T</w:t>
      </w:r>
      <w:r>
        <w:t>.</w:t>
      </w:r>
      <w:r w:rsidR="000E06F8">
        <w:t xml:space="preserve"> </w:t>
      </w:r>
      <w:proofErr w:type="spellStart"/>
      <w:r w:rsidR="000E06F8">
        <w:t>Lenarz</w:t>
      </w:r>
      <w:proofErr w:type="spellEnd"/>
      <w:r w:rsidR="000E06F8">
        <w:t>, and B</w:t>
      </w:r>
      <w:r>
        <w:t xml:space="preserve">. </w:t>
      </w:r>
      <w:r w:rsidR="000E06F8">
        <w:t>C</w:t>
      </w:r>
      <w:r>
        <w:t xml:space="preserve">. </w:t>
      </w:r>
      <w:r w:rsidR="000E06F8">
        <w:t>J</w:t>
      </w:r>
      <w:r>
        <w:t>.</w:t>
      </w:r>
      <w:r w:rsidR="000E06F8">
        <w:t xml:space="preserve"> Moore</w:t>
      </w:r>
      <w:r>
        <w:t>,</w:t>
      </w:r>
      <w:r w:rsidR="000E06F8">
        <w:t xml:space="preserve"> “Comparison of Dual-Time-Constant and Fast-Acting Automatic Gain Control (AGC) Systems in Cochlear Implants</w:t>
      </w:r>
      <w:r>
        <w:t>,</w:t>
      </w:r>
      <w:r w:rsidR="000E06F8">
        <w:t xml:space="preserve">” </w:t>
      </w:r>
      <w:r w:rsidR="000E06F8" w:rsidRPr="0081262E">
        <w:t>International Journal of Audiology</w:t>
      </w:r>
      <w:r>
        <w:t>,</w:t>
      </w:r>
      <w:r w:rsidR="000E06F8">
        <w:t xml:space="preserve"> 48</w:t>
      </w:r>
      <w:r>
        <w:t>(</w:t>
      </w:r>
      <w:r w:rsidR="000E06F8">
        <w:t>4</w:t>
      </w:r>
      <w:r>
        <w:t>)</w:t>
      </w:r>
      <w:r w:rsidR="000E06F8">
        <w:t>: 211–221</w:t>
      </w:r>
      <w:r>
        <w:t>, 2009.</w:t>
      </w:r>
    </w:p>
    <w:p w14:paraId="44AC57BD" w14:textId="5939D9C3" w:rsidR="008E6AFB" w:rsidRDefault="008E6AFB" w:rsidP="0081262E">
      <w:pPr>
        <w:spacing w:after="240"/>
      </w:pPr>
      <w:r w:rsidRPr="00881F1E">
        <w:t xml:space="preserve">M. Brendel, A. Büchner, B. </w:t>
      </w:r>
      <w:proofErr w:type="spellStart"/>
      <w:r w:rsidRPr="00881F1E">
        <w:t>Krüge</w:t>
      </w:r>
      <w:r w:rsidRPr="007F3661">
        <w:t>r</w:t>
      </w:r>
      <w:proofErr w:type="spellEnd"/>
      <w:r w:rsidRPr="007F3661">
        <w:t xml:space="preserve">, C. </w:t>
      </w:r>
      <w:proofErr w:type="spellStart"/>
      <w:r w:rsidRPr="007F3661">
        <w:t>Frohne</w:t>
      </w:r>
      <w:proofErr w:type="spellEnd"/>
      <w:r w:rsidRPr="007F3661">
        <w:t xml:space="preserve">-Büchner, and T. </w:t>
      </w:r>
      <w:proofErr w:type="spellStart"/>
      <w:r w:rsidRPr="007F3661">
        <w:t>Lenarz</w:t>
      </w:r>
      <w:proofErr w:type="spellEnd"/>
      <w:r w:rsidRPr="007F3661">
        <w:t>, “</w:t>
      </w:r>
      <w:r w:rsidRPr="0006161D">
        <w:t xml:space="preserve">Evaluation of the Harmony </w:t>
      </w:r>
      <w:proofErr w:type="spellStart"/>
      <w:r w:rsidRPr="0006161D">
        <w:t>soundprocessor</w:t>
      </w:r>
      <w:proofErr w:type="spellEnd"/>
      <w:r w:rsidRPr="0006161D">
        <w:t xml:space="preserve"> in combination with the speech coding strategy HiRes 120,</w:t>
      </w:r>
      <w:r w:rsidRPr="00010A21">
        <w:t>“</w:t>
      </w:r>
      <w:r w:rsidRPr="0006161D">
        <w:t xml:space="preserve"> </w:t>
      </w:r>
      <w:r w:rsidRPr="00010A21">
        <w:t>Otology &amp; Neurotology, 29(2):199-202, 2008.</w:t>
      </w:r>
    </w:p>
    <w:p w14:paraId="7372B18F" w14:textId="4C781D58" w:rsidR="00CE76D9" w:rsidRDefault="00690ABF" w:rsidP="0081262E">
      <w:pPr>
        <w:spacing w:after="240"/>
      </w:pPr>
      <w:r w:rsidRPr="004B03AC">
        <w:t>W. Nogue</w:t>
      </w:r>
      <w:r w:rsidR="004B03AC" w:rsidRPr="004B03AC">
        <w:t>i</w:t>
      </w:r>
      <w:r w:rsidRPr="004B03AC">
        <w:t xml:space="preserve">ra, </w:t>
      </w:r>
      <w:r w:rsidR="004B03AC" w:rsidRPr="004B03AC">
        <w:t xml:space="preserve">L. Litvak, B. </w:t>
      </w:r>
      <w:proofErr w:type="spellStart"/>
      <w:r w:rsidR="004B03AC" w:rsidRPr="004B03AC">
        <w:t>Edler</w:t>
      </w:r>
      <w:proofErr w:type="spellEnd"/>
      <w:r w:rsidR="004B03AC" w:rsidRPr="004B03AC">
        <w:t>, J. Ostermann, and A. Büchner, “Signal Processing Strategies for Cochlear Implants Using Current Steering</w:t>
      </w:r>
      <w:r w:rsidR="004B03AC">
        <w:t>,</w:t>
      </w:r>
      <w:r w:rsidR="004B03AC" w:rsidRPr="004B03AC">
        <w:t>”</w:t>
      </w:r>
      <w:r w:rsidR="004B03AC">
        <w:t xml:space="preserve"> EURASIP Journal on Advances in Signal Processing, 2009.</w:t>
      </w:r>
    </w:p>
    <w:p w14:paraId="370A9043" w14:textId="2B4D2545" w:rsidR="00624FFD" w:rsidRDefault="00624FFD" w:rsidP="0081262E">
      <w:pPr>
        <w:spacing w:after="240"/>
      </w:pPr>
    </w:p>
    <w:p w14:paraId="499B941E" w14:textId="27CC1854" w:rsidR="00624FFD" w:rsidRPr="0081262E" w:rsidRDefault="00624FFD" w:rsidP="0081262E">
      <w:pPr>
        <w:spacing w:after="240"/>
        <w:rPr>
          <w:color w:val="FF0000"/>
        </w:rPr>
      </w:pPr>
      <w:r w:rsidRPr="00624FFD">
        <w:rPr>
          <w:color w:val="FF0000"/>
        </w:rPr>
        <w:t xml:space="preserve">Copyright (c) </w:t>
      </w:r>
      <w:r>
        <w:rPr>
          <w:color w:val="FF0000"/>
        </w:rPr>
        <w:t>2014</w:t>
      </w:r>
      <w:r w:rsidRPr="00624FFD">
        <w:rPr>
          <w:color w:val="FF0000"/>
        </w:rPr>
        <w:t xml:space="preserve"> - 2020 Advanced Bionics. All rights reserved.</w:t>
      </w:r>
    </w:p>
    <w:sectPr w:rsidR="00624FFD" w:rsidRPr="0081262E" w:rsidSect="002E5A26">
      <w:headerReference w:type="even" r:id="rId16"/>
      <w:headerReference w:type="default" r:id="rId17"/>
      <w:footerReference w:type="even" r:id="rId18"/>
      <w:footerReference w:type="default" r:id="rId19"/>
      <w:headerReference w:type="first" r:id="rId20"/>
      <w:footerReference w:type="first" r:id="rId21"/>
      <w:pgSz w:w="11906" w:h="16838" w:code="9"/>
      <w:pgMar w:top="1418" w:right="1418" w:bottom="1134" w:left="1418" w:header="720" w:footer="588" w:gutter="0"/>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4F84A0" w14:textId="77777777" w:rsidR="00BE4CC5" w:rsidRDefault="00BE4CC5" w:rsidP="00D82213">
      <w:r>
        <w:separator/>
      </w:r>
    </w:p>
  </w:endnote>
  <w:endnote w:type="continuationSeparator" w:id="0">
    <w:p w14:paraId="21A27020" w14:textId="77777777" w:rsidR="00BE4CC5" w:rsidRDefault="00BE4CC5" w:rsidP="00D82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10C012" w14:textId="77777777" w:rsidR="0076456A" w:rsidRDefault="007645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190" w:type="pct"/>
      <w:tblInd w:w="-137" w:type="dxa"/>
      <w:tblCellMar>
        <w:left w:w="0" w:type="dxa"/>
        <w:right w:w="0" w:type="dxa"/>
      </w:tblCellMar>
      <w:tblLook w:val="00A0" w:firstRow="1" w:lastRow="0" w:firstColumn="1" w:lastColumn="0" w:noHBand="0" w:noVBand="0"/>
    </w:tblPr>
    <w:tblGrid>
      <w:gridCol w:w="1921"/>
      <w:gridCol w:w="5871"/>
      <w:gridCol w:w="1623"/>
    </w:tblGrid>
    <w:tr w:rsidR="00AD58DC" w:rsidRPr="00592489" w14:paraId="1A1DD63E" w14:textId="77777777" w:rsidTr="00592489">
      <w:trPr>
        <w:trHeight w:hRule="exact" w:val="567"/>
      </w:trPr>
      <w:tc>
        <w:tcPr>
          <w:tcW w:w="1020" w:type="pct"/>
          <w:tcBorders>
            <w:top w:val="single" w:sz="4" w:space="0" w:color="auto"/>
          </w:tcBorders>
          <w:vAlign w:val="center"/>
        </w:tcPr>
        <w:p w14:paraId="1A1DD63B" w14:textId="77777777" w:rsidR="00AD58DC" w:rsidRPr="00124A21" w:rsidRDefault="00AD58DC" w:rsidP="00D82213">
          <w:pPr>
            <w:pStyle w:val="Footer"/>
            <w:rPr>
              <w:lang w:eastAsia="ja-JP"/>
            </w:rPr>
          </w:pPr>
          <w:r w:rsidRPr="00124A21">
            <w:rPr>
              <w:noProof/>
              <w:lang w:val="de-DE"/>
            </w:rPr>
            <w:drawing>
              <wp:inline distT="0" distB="0" distL="0" distR="0" wp14:anchorId="1A1DD645" wp14:editId="1A1DD646">
                <wp:extent cx="1216025" cy="273685"/>
                <wp:effectExtent l="0" t="0" r="3175" b="0"/>
                <wp:docPr id="4" name="Image 1" descr="Sono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Sonova-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6025" cy="273685"/>
                        </a:xfrm>
                        <a:prstGeom prst="rect">
                          <a:avLst/>
                        </a:prstGeom>
                        <a:noFill/>
                        <a:ln>
                          <a:noFill/>
                        </a:ln>
                      </pic:spPr>
                    </pic:pic>
                  </a:graphicData>
                </a:graphic>
              </wp:inline>
            </w:drawing>
          </w:r>
        </w:p>
      </w:tc>
      <w:tc>
        <w:tcPr>
          <w:tcW w:w="3118" w:type="pct"/>
          <w:tcBorders>
            <w:top w:val="single" w:sz="4" w:space="0" w:color="auto"/>
          </w:tcBorders>
          <w:vAlign w:val="center"/>
        </w:tcPr>
        <w:p w14:paraId="1A1DD63C" w14:textId="0B4203E2" w:rsidR="00AD58DC" w:rsidRPr="00592489" w:rsidRDefault="00AD58DC" w:rsidP="00D82213">
          <w:pPr>
            <w:pStyle w:val="Footer"/>
            <w:rPr>
              <w:sz w:val="24"/>
              <w:lang w:val="es-ES" w:eastAsia="ja-JP"/>
            </w:rPr>
          </w:pPr>
          <w:r w:rsidRPr="00592489">
            <w:rPr>
              <w:noProof/>
              <w:sz w:val="24"/>
              <w:lang w:eastAsia="ja-JP"/>
            </w:rPr>
            <w:fldChar w:fldCharType="begin"/>
          </w:r>
          <w:r w:rsidRPr="00592489">
            <w:rPr>
              <w:noProof/>
              <w:sz w:val="24"/>
              <w:lang w:val="es-ES" w:eastAsia="ja-JP"/>
            </w:rPr>
            <w:instrText xml:space="preserve"> FILENAME   \* MERGEFORMAT </w:instrText>
          </w:r>
          <w:r w:rsidRPr="00592489">
            <w:rPr>
              <w:noProof/>
              <w:sz w:val="24"/>
              <w:lang w:eastAsia="ja-JP"/>
            </w:rPr>
            <w:fldChar w:fldCharType="separate"/>
          </w:r>
          <w:r>
            <w:rPr>
              <w:noProof/>
              <w:sz w:val="24"/>
              <w:lang w:val="es-ES" w:eastAsia="ja-JP"/>
            </w:rPr>
            <w:t>Manual_gmt_vers_0.1</w:t>
          </w:r>
          <w:r w:rsidRPr="00592489">
            <w:rPr>
              <w:noProof/>
              <w:sz w:val="24"/>
              <w:lang w:eastAsia="ja-JP"/>
            </w:rPr>
            <w:fldChar w:fldCharType="end"/>
          </w:r>
          <w:r w:rsidRPr="00592489">
            <w:rPr>
              <w:noProof/>
              <w:sz w:val="24"/>
              <w:lang w:val="es-ES" w:eastAsia="ja-JP"/>
            </w:rPr>
            <w:t xml:space="preserve"> Ver. </w:t>
          </w:r>
          <w:sdt>
            <w:sdtPr>
              <w:rPr>
                <w:noProof/>
                <w:sz w:val="24"/>
                <w:lang w:val="es-ES" w:eastAsia="ja-JP"/>
              </w:rPr>
              <w:alias w:val="Current Version"/>
              <w:tag w:val="Current_x0020_Version"/>
              <w:id w:val="579251923"/>
              <w:dataBinding w:prefixMappings="xmlns:ns0='http://schemas.microsoft.com/office/2006/metadata/properties' xmlns:ns1='http://www.w3.org/2001/XMLSchema-instance' xmlns:ns2='http://schemas.microsoft.com/office/infopath/2007/PartnerControls' xmlns:ns3='9b662f62-187f-4ec5-a6cb-d1a6dae911e5' xmlns:ns4='48822988-90ac-424c-a1b5-3f3b23fcfe40' xmlns:ns5='http://schemas.microsoft.com/sharepoint/v3/fields' xmlns:ns6='348ed17b-6376-4bb6-96cf-c1f5a6eef894' " w:xpath="/ns0:properties[1]/documentManagement[1]/ns6:Current_x0020_Version[1]" w:storeItemID="{E0727300-9338-460E-90A6-105544C394E9}"/>
              <w:text/>
            </w:sdtPr>
            <w:sdtEndPr/>
            <w:sdtContent>
              <w:r w:rsidRPr="00592489">
                <w:rPr>
                  <w:noProof/>
                  <w:sz w:val="24"/>
                  <w:lang w:val="es-ES" w:eastAsia="ja-JP"/>
                </w:rPr>
                <w:t>1.0</w:t>
              </w:r>
            </w:sdtContent>
          </w:sdt>
        </w:p>
      </w:tc>
      <w:tc>
        <w:tcPr>
          <w:tcW w:w="862" w:type="pct"/>
          <w:tcBorders>
            <w:top w:val="single" w:sz="4" w:space="0" w:color="auto"/>
          </w:tcBorders>
          <w:vAlign w:val="center"/>
        </w:tcPr>
        <w:p w14:paraId="1A1DD63D" w14:textId="77777777" w:rsidR="00AD58DC" w:rsidRPr="000D025A" w:rsidRDefault="00AD58DC" w:rsidP="00D82213">
          <w:pPr>
            <w:pStyle w:val="Footer"/>
            <w:rPr>
              <w:noProof/>
              <w:lang w:val="es-ES" w:eastAsia="ja-JP"/>
            </w:rPr>
          </w:pPr>
        </w:p>
      </w:tc>
    </w:tr>
    <w:tr w:rsidR="00AD58DC" w:rsidRPr="00592489" w14:paraId="1A1DD641" w14:textId="77777777" w:rsidTr="00592489">
      <w:tc>
        <w:tcPr>
          <w:tcW w:w="4138" w:type="pct"/>
          <w:gridSpan w:val="2"/>
          <w:vAlign w:val="bottom"/>
        </w:tcPr>
        <w:p w14:paraId="1A1DD63F" w14:textId="52653CAE" w:rsidR="00AD58DC" w:rsidRPr="00592489" w:rsidRDefault="00AD58DC" w:rsidP="00592489">
          <w:pPr>
            <w:pStyle w:val="Footer"/>
            <w:rPr>
              <w:i/>
              <w:noProof/>
              <w:color w:val="0397D6"/>
              <w:lang w:eastAsia="fr-CH"/>
            </w:rPr>
          </w:pPr>
          <w:r w:rsidRPr="00592489">
            <w:rPr>
              <w:i/>
              <w:color w:val="0397D6"/>
            </w:rPr>
            <w:t>User manual Generic MATLAB Toolbox Version 1.1</w:t>
          </w:r>
        </w:p>
      </w:tc>
      <w:tc>
        <w:tcPr>
          <w:tcW w:w="862" w:type="pct"/>
          <w:vAlign w:val="center"/>
        </w:tcPr>
        <w:p w14:paraId="1A1DD640" w14:textId="77777777" w:rsidR="00AD58DC" w:rsidRPr="00592489" w:rsidRDefault="00AD58DC" w:rsidP="00592489">
          <w:pPr>
            <w:pStyle w:val="Footer"/>
            <w:jc w:val="right"/>
            <w:rPr>
              <w:i/>
              <w:noProof/>
              <w:color w:val="0397D6"/>
              <w:lang w:eastAsia="ja-JP"/>
            </w:rPr>
          </w:pPr>
          <w:r w:rsidRPr="00592489">
            <w:rPr>
              <w:i/>
              <w:noProof/>
              <w:color w:val="0397D6"/>
              <w:lang w:eastAsia="ja-JP"/>
            </w:rPr>
            <w:t xml:space="preserve">Page </w:t>
          </w:r>
          <w:r w:rsidRPr="00592489">
            <w:rPr>
              <w:i/>
              <w:noProof/>
              <w:color w:val="0397D6"/>
              <w:lang w:eastAsia="ja-JP"/>
            </w:rPr>
            <w:fldChar w:fldCharType="begin"/>
          </w:r>
          <w:r w:rsidRPr="00592489">
            <w:rPr>
              <w:i/>
              <w:noProof/>
              <w:color w:val="0397D6"/>
              <w:lang w:eastAsia="ja-JP"/>
            </w:rPr>
            <w:instrText xml:space="preserve"> PAGE </w:instrText>
          </w:r>
          <w:r w:rsidRPr="00592489">
            <w:rPr>
              <w:i/>
              <w:noProof/>
              <w:color w:val="0397D6"/>
              <w:lang w:eastAsia="ja-JP"/>
            </w:rPr>
            <w:fldChar w:fldCharType="separate"/>
          </w:r>
          <w:r>
            <w:rPr>
              <w:i/>
              <w:noProof/>
              <w:color w:val="0397D6"/>
              <w:lang w:eastAsia="ja-JP"/>
            </w:rPr>
            <w:t>- 9 -</w:t>
          </w:r>
          <w:r w:rsidRPr="00592489">
            <w:rPr>
              <w:i/>
              <w:noProof/>
              <w:color w:val="0397D6"/>
              <w:lang w:eastAsia="ja-JP"/>
            </w:rPr>
            <w:fldChar w:fldCharType="end"/>
          </w:r>
          <w:r w:rsidRPr="00592489">
            <w:rPr>
              <w:i/>
              <w:noProof/>
              <w:color w:val="0397D6"/>
              <w:lang w:eastAsia="ja-JP"/>
            </w:rPr>
            <w:t xml:space="preserve">of </w:t>
          </w:r>
          <w:r w:rsidRPr="00592489">
            <w:rPr>
              <w:i/>
              <w:noProof/>
              <w:color w:val="0397D6"/>
              <w:lang w:eastAsia="ja-JP"/>
            </w:rPr>
            <w:fldChar w:fldCharType="begin"/>
          </w:r>
          <w:r w:rsidRPr="00592489">
            <w:rPr>
              <w:i/>
              <w:noProof/>
              <w:color w:val="0397D6"/>
              <w:lang w:eastAsia="ja-JP"/>
            </w:rPr>
            <w:instrText xml:space="preserve"> NUMPAGES </w:instrText>
          </w:r>
          <w:r w:rsidRPr="00592489">
            <w:rPr>
              <w:i/>
              <w:noProof/>
              <w:color w:val="0397D6"/>
              <w:lang w:eastAsia="ja-JP"/>
            </w:rPr>
            <w:fldChar w:fldCharType="separate"/>
          </w:r>
          <w:r>
            <w:rPr>
              <w:i/>
              <w:noProof/>
              <w:color w:val="0397D6"/>
              <w:lang w:eastAsia="ja-JP"/>
            </w:rPr>
            <w:t>12</w:t>
          </w:r>
          <w:r w:rsidRPr="00592489">
            <w:rPr>
              <w:i/>
              <w:noProof/>
              <w:color w:val="0397D6"/>
              <w:lang w:eastAsia="ja-JP"/>
            </w:rPr>
            <w:fldChar w:fldCharType="end"/>
          </w:r>
        </w:p>
      </w:tc>
    </w:tr>
  </w:tbl>
  <w:p w14:paraId="5E86CEEE" w14:textId="77777777" w:rsidR="00AD58DC" w:rsidRDefault="00AD58DC" w:rsidP="00D8221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C49BC" w14:textId="77777777" w:rsidR="0076456A" w:rsidRDefault="007645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B2DC6A" w14:textId="77777777" w:rsidR="00BE4CC5" w:rsidRDefault="00BE4CC5" w:rsidP="00D82213">
      <w:r>
        <w:separator/>
      </w:r>
    </w:p>
  </w:footnote>
  <w:footnote w:type="continuationSeparator" w:id="0">
    <w:p w14:paraId="7877F70A" w14:textId="77777777" w:rsidR="00BE4CC5" w:rsidRDefault="00BE4CC5" w:rsidP="00D822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3E215" w14:textId="77777777" w:rsidR="0076456A" w:rsidRDefault="007645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1E0" w:firstRow="1" w:lastRow="1" w:firstColumn="1" w:lastColumn="1" w:noHBand="0" w:noVBand="0"/>
    </w:tblPr>
    <w:tblGrid>
      <w:gridCol w:w="1390"/>
      <w:gridCol w:w="7896"/>
    </w:tblGrid>
    <w:tr w:rsidR="00AD58DC" w:rsidRPr="00F40438" w14:paraId="1A1DD639" w14:textId="77777777" w:rsidTr="00D82213">
      <w:trPr>
        <w:trHeight w:val="1215"/>
      </w:trPr>
      <w:tc>
        <w:tcPr>
          <w:tcW w:w="1390" w:type="dxa"/>
          <w:shd w:val="clear" w:color="auto" w:fill="auto"/>
          <w:vAlign w:val="center"/>
        </w:tcPr>
        <w:p w14:paraId="1A1DD637" w14:textId="77777777" w:rsidR="00AD58DC" w:rsidRPr="002E5A26" w:rsidRDefault="00AD58DC" w:rsidP="00D82213">
          <w:r w:rsidRPr="002E5A26">
            <w:rPr>
              <w:noProof/>
              <w:lang w:val="de-DE"/>
            </w:rPr>
            <w:drawing>
              <wp:inline distT="0" distB="0" distL="0" distR="0" wp14:anchorId="1A1DD643" wp14:editId="1A1DD644">
                <wp:extent cx="744855" cy="744855"/>
                <wp:effectExtent l="0" t="0" r="0" b="0"/>
                <wp:docPr id="3" name="Image 0" descr="AB_Logo_Blue_RGB-2-150x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AB_Logo_Blue_RGB-2-150x150.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4855" cy="744855"/>
                        </a:xfrm>
                        <a:prstGeom prst="rect">
                          <a:avLst/>
                        </a:prstGeom>
                        <a:noFill/>
                        <a:ln>
                          <a:noFill/>
                        </a:ln>
                      </pic:spPr>
                    </pic:pic>
                  </a:graphicData>
                </a:graphic>
              </wp:inline>
            </w:drawing>
          </w:r>
        </w:p>
      </w:tc>
      <w:tc>
        <w:tcPr>
          <w:tcW w:w="8232" w:type="dxa"/>
          <w:shd w:val="clear" w:color="auto" w:fill="auto"/>
          <w:vAlign w:val="center"/>
        </w:tcPr>
        <w:p w14:paraId="1A1DD638" w14:textId="383644AE" w:rsidR="00AD58DC" w:rsidRPr="00592489" w:rsidRDefault="00AD58DC" w:rsidP="00D82213">
          <w:pPr>
            <w:rPr>
              <w:color w:val="0397D6"/>
              <w:sz w:val="48"/>
            </w:rPr>
          </w:pPr>
          <w:r w:rsidRPr="00592489">
            <w:rPr>
              <w:color w:val="0397D6"/>
              <w:sz w:val="48"/>
            </w:rPr>
            <w:t>AB ERC – For internal use only</w:t>
          </w:r>
        </w:p>
      </w:tc>
    </w:tr>
  </w:tbl>
  <w:p w14:paraId="1A1DD63A" w14:textId="77777777" w:rsidR="00AD58DC" w:rsidRPr="002E5A26" w:rsidRDefault="00AD58DC" w:rsidP="00D822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88A38" w14:textId="77777777" w:rsidR="0076456A" w:rsidRDefault="007645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2B26E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4672D8"/>
    <w:multiLevelType w:val="hybridMultilevel"/>
    <w:tmpl w:val="2E9EE224"/>
    <w:lvl w:ilvl="0" w:tplc="654C6C2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D5473"/>
    <w:multiLevelType w:val="hybridMultilevel"/>
    <w:tmpl w:val="539867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732F25"/>
    <w:multiLevelType w:val="hybridMultilevel"/>
    <w:tmpl w:val="9CE6BC0C"/>
    <w:lvl w:ilvl="0" w:tplc="903A8984">
      <w:start w:val="1"/>
      <w:numFmt w:val="bullet"/>
      <w:pStyle w:val="ListParagraph"/>
      <w:lvlText w:val=""/>
      <w:lvlJc w:val="left"/>
      <w:pPr>
        <w:ind w:left="644" w:hanging="360"/>
      </w:pPr>
      <w:rPr>
        <w:rFonts w:ascii="Symbol" w:hAnsi="Symbol" w:hint="default"/>
      </w:rPr>
    </w:lvl>
    <w:lvl w:ilvl="1" w:tplc="04070003">
      <w:start w:val="1"/>
      <w:numFmt w:val="bullet"/>
      <w:lvlText w:val="o"/>
      <w:lvlJc w:val="left"/>
      <w:pPr>
        <w:ind w:left="2160" w:hanging="360"/>
      </w:pPr>
      <w:rPr>
        <w:rFonts w:ascii="Courier New" w:hAnsi="Courier New" w:cs="Courier New" w:hint="default"/>
      </w:rPr>
    </w:lvl>
    <w:lvl w:ilvl="2" w:tplc="04070005">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 w15:restartNumberingAfterBreak="0">
    <w:nsid w:val="129D53E6"/>
    <w:multiLevelType w:val="multilevel"/>
    <w:tmpl w:val="F26802A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6672C90"/>
    <w:multiLevelType w:val="hybridMultilevel"/>
    <w:tmpl w:val="7682C51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735031E"/>
    <w:multiLevelType w:val="hybridMultilevel"/>
    <w:tmpl w:val="79E60B16"/>
    <w:lvl w:ilvl="0" w:tplc="A7E81E38">
      <w:start w:val="1"/>
      <w:numFmt w:val="bullet"/>
      <w:lvlText w:val="•"/>
      <w:lvlJc w:val="left"/>
      <w:pPr>
        <w:tabs>
          <w:tab w:val="num" w:pos="720"/>
        </w:tabs>
        <w:ind w:left="720" w:hanging="360"/>
      </w:pPr>
      <w:rPr>
        <w:rFonts w:ascii="Arial" w:hAnsi="Arial" w:hint="default"/>
      </w:rPr>
    </w:lvl>
    <w:lvl w:ilvl="1" w:tplc="CF101204" w:tentative="1">
      <w:start w:val="1"/>
      <w:numFmt w:val="bullet"/>
      <w:lvlText w:val="•"/>
      <w:lvlJc w:val="left"/>
      <w:pPr>
        <w:tabs>
          <w:tab w:val="num" w:pos="1440"/>
        </w:tabs>
        <w:ind w:left="1440" w:hanging="360"/>
      </w:pPr>
      <w:rPr>
        <w:rFonts w:ascii="Arial" w:hAnsi="Arial" w:hint="default"/>
      </w:rPr>
    </w:lvl>
    <w:lvl w:ilvl="2" w:tplc="A9244CCC" w:tentative="1">
      <w:start w:val="1"/>
      <w:numFmt w:val="bullet"/>
      <w:lvlText w:val="•"/>
      <w:lvlJc w:val="left"/>
      <w:pPr>
        <w:tabs>
          <w:tab w:val="num" w:pos="2160"/>
        </w:tabs>
        <w:ind w:left="2160" w:hanging="360"/>
      </w:pPr>
      <w:rPr>
        <w:rFonts w:ascii="Arial" w:hAnsi="Arial" w:hint="default"/>
      </w:rPr>
    </w:lvl>
    <w:lvl w:ilvl="3" w:tplc="8E667B02" w:tentative="1">
      <w:start w:val="1"/>
      <w:numFmt w:val="bullet"/>
      <w:lvlText w:val="•"/>
      <w:lvlJc w:val="left"/>
      <w:pPr>
        <w:tabs>
          <w:tab w:val="num" w:pos="2880"/>
        </w:tabs>
        <w:ind w:left="2880" w:hanging="360"/>
      </w:pPr>
      <w:rPr>
        <w:rFonts w:ascii="Arial" w:hAnsi="Arial" w:hint="default"/>
      </w:rPr>
    </w:lvl>
    <w:lvl w:ilvl="4" w:tplc="840EA02C" w:tentative="1">
      <w:start w:val="1"/>
      <w:numFmt w:val="bullet"/>
      <w:lvlText w:val="•"/>
      <w:lvlJc w:val="left"/>
      <w:pPr>
        <w:tabs>
          <w:tab w:val="num" w:pos="3600"/>
        </w:tabs>
        <w:ind w:left="3600" w:hanging="360"/>
      </w:pPr>
      <w:rPr>
        <w:rFonts w:ascii="Arial" w:hAnsi="Arial" w:hint="default"/>
      </w:rPr>
    </w:lvl>
    <w:lvl w:ilvl="5" w:tplc="51767E8C" w:tentative="1">
      <w:start w:val="1"/>
      <w:numFmt w:val="bullet"/>
      <w:lvlText w:val="•"/>
      <w:lvlJc w:val="left"/>
      <w:pPr>
        <w:tabs>
          <w:tab w:val="num" w:pos="4320"/>
        </w:tabs>
        <w:ind w:left="4320" w:hanging="360"/>
      </w:pPr>
      <w:rPr>
        <w:rFonts w:ascii="Arial" w:hAnsi="Arial" w:hint="default"/>
      </w:rPr>
    </w:lvl>
    <w:lvl w:ilvl="6" w:tplc="230AAD52" w:tentative="1">
      <w:start w:val="1"/>
      <w:numFmt w:val="bullet"/>
      <w:lvlText w:val="•"/>
      <w:lvlJc w:val="left"/>
      <w:pPr>
        <w:tabs>
          <w:tab w:val="num" w:pos="5040"/>
        </w:tabs>
        <w:ind w:left="5040" w:hanging="360"/>
      </w:pPr>
      <w:rPr>
        <w:rFonts w:ascii="Arial" w:hAnsi="Arial" w:hint="default"/>
      </w:rPr>
    </w:lvl>
    <w:lvl w:ilvl="7" w:tplc="C99AD722" w:tentative="1">
      <w:start w:val="1"/>
      <w:numFmt w:val="bullet"/>
      <w:lvlText w:val="•"/>
      <w:lvlJc w:val="left"/>
      <w:pPr>
        <w:tabs>
          <w:tab w:val="num" w:pos="5760"/>
        </w:tabs>
        <w:ind w:left="5760" w:hanging="360"/>
      </w:pPr>
      <w:rPr>
        <w:rFonts w:ascii="Arial" w:hAnsi="Arial" w:hint="default"/>
      </w:rPr>
    </w:lvl>
    <w:lvl w:ilvl="8" w:tplc="EF16DAE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8CB52A8"/>
    <w:multiLevelType w:val="hybridMultilevel"/>
    <w:tmpl w:val="694E6F34"/>
    <w:lvl w:ilvl="0" w:tplc="654C6C20">
      <w:start w:val="1"/>
      <w:numFmt w:val="bullet"/>
      <w:lvlText w:val="-"/>
      <w:lvlJc w:val="left"/>
      <w:pPr>
        <w:ind w:left="720" w:hanging="360"/>
      </w:pPr>
      <w:rPr>
        <w:rFonts w:ascii="Calibri" w:eastAsia="Calibr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8E25299"/>
    <w:multiLevelType w:val="singleLevel"/>
    <w:tmpl w:val="F7A8B0D8"/>
    <w:lvl w:ilvl="0">
      <w:start w:val="1"/>
      <w:numFmt w:val="decimal"/>
      <w:lvlText w:val="%1)"/>
      <w:legacy w:legacy="1" w:legacySpace="0" w:legacyIndent="360"/>
      <w:lvlJc w:val="left"/>
      <w:pPr>
        <w:ind w:left="360" w:hanging="360"/>
      </w:pPr>
      <w:rPr>
        <w:b/>
      </w:rPr>
    </w:lvl>
  </w:abstractNum>
  <w:abstractNum w:abstractNumId="9" w15:restartNumberingAfterBreak="0">
    <w:nsid w:val="200E03AB"/>
    <w:multiLevelType w:val="hybridMultilevel"/>
    <w:tmpl w:val="C25A85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6B2338E"/>
    <w:multiLevelType w:val="hybridMultilevel"/>
    <w:tmpl w:val="3466B6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9845A1C"/>
    <w:multiLevelType w:val="hybridMultilevel"/>
    <w:tmpl w:val="0D0C0048"/>
    <w:lvl w:ilvl="0" w:tplc="B9D23B7E">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012C91"/>
    <w:multiLevelType w:val="hybridMultilevel"/>
    <w:tmpl w:val="7AC4348C"/>
    <w:lvl w:ilvl="0" w:tplc="0407000F">
      <w:start w:val="1"/>
      <w:numFmt w:val="decimal"/>
      <w:lvlText w:val="%1."/>
      <w:lvlJc w:val="left"/>
      <w:pPr>
        <w:ind w:left="766" w:hanging="360"/>
      </w:pPr>
    </w:lvl>
    <w:lvl w:ilvl="1" w:tplc="04070019">
      <w:start w:val="1"/>
      <w:numFmt w:val="lowerLetter"/>
      <w:lvlText w:val="%2."/>
      <w:lvlJc w:val="left"/>
      <w:pPr>
        <w:ind w:left="1486" w:hanging="360"/>
      </w:pPr>
    </w:lvl>
    <w:lvl w:ilvl="2" w:tplc="0407001B">
      <w:start w:val="1"/>
      <w:numFmt w:val="lowerRoman"/>
      <w:lvlText w:val="%3."/>
      <w:lvlJc w:val="right"/>
      <w:pPr>
        <w:ind w:left="2206" w:hanging="180"/>
      </w:pPr>
    </w:lvl>
    <w:lvl w:ilvl="3" w:tplc="0407000F" w:tentative="1">
      <w:start w:val="1"/>
      <w:numFmt w:val="decimal"/>
      <w:lvlText w:val="%4."/>
      <w:lvlJc w:val="left"/>
      <w:pPr>
        <w:ind w:left="2926" w:hanging="360"/>
      </w:pPr>
    </w:lvl>
    <w:lvl w:ilvl="4" w:tplc="04070019" w:tentative="1">
      <w:start w:val="1"/>
      <w:numFmt w:val="lowerLetter"/>
      <w:lvlText w:val="%5."/>
      <w:lvlJc w:val="left"/>
      <w:pPr>
        <w:ind w:left="3646" w:hanging="360"/>
      </w:pPr>
    </w:lvl>
    <w:lvl w:ilvl="5" w:tplc="0407001B" w:tentative="1">
      <w:start w:val="1"/>
      <w:numFmt w:val="lowerRoman"/>
      <w:lvlText w:val="%6."/>
      <w:lvlJc w:val="right"/>
      <w:pPr>
        <w:ind w:left="4366" w:hanging="180"/>
      </w:pPr>
    </w:lvl>
    <w:lvl w:ilvl="6" w:tplc="0407000F" w:tentative="1">
      <w:start w:val="1"/>
      <w:numFmt w:val="decimal"/>
      <w:lvlText w:val="%7."/>
      <w:lvlJc w:val="left"/>
      <w:pPr>
        <w:ind w:left="5086" w:hanging="360"/>
      </w:pPr>
    </w:lvl>
    <w:lvl w:ilvl="7" w:tplc="04070019" w:tentative="1">
      <w:start w:val="1"/>
      <w:numFmt w:val="lowerLetter"/>
      <w:lvlText w:val="%8."/>
      <w:lvlJc w:val="left"/>
      <w:pPr>
        <w:ind w:left="5806" w:hanging="360"/>
      </w:pPr>
    </w:lvl>
    <w:lvl w:ilvl="8" w:tplc="0407001B" w:tentative="1">
      <w:start w:val="1"/>
      <w:numFmt w:val="lowerRoman"/>
      <w:lvlText w:val="%9."/>
      <w:lvlJc w:val="right"/>
      <w:pPr>
        <w:ind w:left="6526" w:hanging="180"/>
      </w:pPr>
    </w:lvl>
  </w:abstractNum>
  <w:abstractNum w:abstractNumId="13" w15:restartNumberingAfterBreak="0">
    <w:nsid w:val="2F0E7AF9"/>
    <w:multiLevelType w:val="hybridMultilevel"/>
    <w:tmpl w:val="F202C174"/>
    <w:lvl w:ilvl="0" w:tplc="654C6C2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D5584A"/>
    <w:multiLevelType w:val="hybridMultilevel"/>
    <w:tmpl w:val="AD2E2DF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369E1849"/>
    <w:multiLevelType w:val="hybridMultilevel"/>
    <w:tmpl w:val="DC961E6E"/>
    <w:lvl w:ilvl="0" w:tplc="04070003">
      <w:start w:val="1"/>
      <w:numFmt w:val="bullet"/>
      <w:lvlText w:val="o"/>
      <w:lvlJc w:val="left"/>
      <w:pPr>
        <w:ind w:left="922" w:hanging="360"/>
      </w:pPr>
      <w:rPr>
        <w:rFonts w:ascii="Courier New" w:hAnsi="Courier New" w:cs="Courier New" w:hint="default"/>
      </w:rPr>
    </w:lvl>
    <w:lvl w:ilvl="1" w:tplc="04070003" w:tentative="1">
      <w:start w:val="1"/>
      <w:numFmt w:val="bullet"/>
      <w:lvlText w:val="o"/>
      <w:lvlJc w:val="left"/>
      <w:pPr>
        <w:ind w:left="1642" w:hanging="360"/>
      </w:pPr>
      <w:rPr>
        <w:rFonts w:ascii="Courier New" w:hAnsi="Courier New" w:cs="Courier New" w:hint="default"/>
      </w:rPr>
    </w:lvl>
    <w:lvl w:ilvl="2" w:tplc="04070005" w:tentative="1">
      <w:start w:val="1"/>
      <w:numFmt w:val="bullet"/>
      <w:lvlText w:val=""/>
      <w:lvlJc w:val="left"/>
      <w:pPr>
        <w:ind w:left="2362" w:hanging="360"/>
      </w:pPr>
      <w:rPr>
        <w:rFonts w:ascii="Wingdings" w:hAnsi="Wingdings" w:hint="default"/>
      </w:rPr>
    </w:lvl>
    <w:lvl w:ilvl="3" w:tplc="04070001" w:tentative="1">
      <w:start w:val="1"/>
      <w:numFmt w:val="bullet"/>
      <w:lvlText w:val=""/>
      <w:lvlJc w:val="left"/>
      <w:pPr>
        <w:ind w:left="3082" w:hanging="360"/>
      </w:pPr>
      <w:rPr>
        <w:rFonts w:ascii="Symbol" w:hAnsi="Symbol" w:hint="default"/>
      </w:rPr>
    </w:lvl>
    <w:lvl w:ilvl="4" w:tplc="04070003" w:tentative="1">
      <w:start w:val="1"/>
      <w:numFmt w:val="bullet"/>
      <w:lvlText w:val="o"/>
      <w:lvlJc w:val="left"/>
      <w:pPr>
        <w:ind w:left="3802" w:hanging="360"/>
      </w:pPr>
      <w:rPr>
        <w:rFonts w:ascii="Courier New" w:hAnsi="Courier New" w:cs="Courier New" w:hint="default"/>
      </w:rPr>
    </w:lvl>
    <w:lvl w:ilvl="5" w:tplc="04070005" w:tentative="1">
      <w:start w:val="1"/>
      <w:numFmt w:val="bullet"/>
      <w:lvlText w:val=""/>
      <w:lvlJc w:val="left"/>
      <w:pPr>
        <w:ind w:left="4522" w:hanging="360"/>
      </w:pPr>
      <w:rPr>
        <w:rFonts w:ascii="Wingdings" w:hAnsi="Wingdings" w:hint="default"/>
      </w:rPr>
    </w:lvl>
    <w:lvl w:ilvl="6" w:tplc="04070001" w:tentative="1">
      <w:start w:val="1"/>
      <w:numFmt w:val="bullet"/>
      <w:lvlText w:val=""/>
      <w:lvlJc w:val="left"/>
      <w:pPr>
        <w:ind w:left="5242" w:hanging="360"/>
      </w:pPr>
      <w:rPr>
        <w:rFonts w:ascii="Symbol" w:hAnsi="Symbol" w:hint="default"/>
      </w:rPr>
    </w:lvl>
    <w:lvl w:ilvl="7" w:tplc="04070003" w:tentative="1">
      <w:start w:val="1"/>
      <w:numFmt w:val="bullet"/>
      <w:lvlText w:val="o"/>
      <w:lvlJc w:val="left"/>
      <w:pPr>
        <w:ind w:left="5962" w:hanging="360"/>
      </w:pPr>
      <w:rPr>
        <w:rFonts w:ascii="Courier New" w:hAnsi="Courier New" w:cs="Courier New" w:hint="default"/>
      </w:rPr>
    </w:lvl>
    <w:lvl w:ilvl="8" w:tplc="04070005" w:tentative="1">
      <w:start w:val="1"/>
      <w:numFmt w:val="bullet"/>
      <w:lvlText w:val=""/>
      <w:lvlJc w:val="left"/>
      <w:pPr>
        <w:ind w:left="6682" w:hanging="360"/>
      </w:pPr>
      <w:rPr>
        <w:rFonts w:ascii="Wingdings" w:hAnsi="Wingdings" w:hint="default"/>
      </w:rPr>
    </w:lvl>
  </w:abstractNum>
  <w:abstractNum w:abstractNumId="16" w15:restartNumberingAfterBreak="0">
    <w:nsid w:val="37FF76A4"/>
    <w:multiLevelType w:val="hybridMultilevel"/>
    <w:tmpl w:val="AB3807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9367E8A"/>
    <w:multiLevelType w:val="hybridMultilevel"/>
    <w:tmpl w:val="980C77AE"/>
    <w:lvl w:ilvl="0" w:tplc="B306694C">
      <w:start w:val="1"/>
      <w:numFmt w:val="decimal"/>
      <w:lvlText w:val="%1."/>
      <w:lvlJc w:val="left"/>
      <w:pPr>
        <w:tabs>
          <w:tab w:val="num" w:pos="720"/>
        </w:tabs>
        <w:ind w:left="720" w:hanging="360"/>
      </w:pPr>
    </w:lvl>
    <w:lvl w:ilvl="1" w:tplc="19C26C82" w:tentative="1">
      <w:start w:val="1"/>
      <w:numFmt w:val="decimal"/>
      <w:lvlText w:val="%2."/>
      <w:lvlJc w:val="left"/>
      <w:pPr>
        <w:tabs>
          <w:tab w:val="num" w:pos="1440"/>
        </w:tabs>
        <w:ind w:left="1440" w:hanging="360"/>
      </w:pPr>
    </w:lvl>
    <w:lvl w:ilvl="2" w:tplc="45BE0C9A" w:tentative="1">
      <w:start w:val="1"/>
      <w:numFmt w:val="decimal"/>
      <w:lvlText w:val="%3."/>
      <w:lvlJc w:val="left"/>
      <w:pPr>
        <w:tabs>
          <w:tab w:val="num" w:pos="2160"/>
        </w:tabs>
        <w:ind w:left="2160" w:hanging="360"/>
      </w:pPr>
    </w:lvl>
    <w:lvl w:ilvl="3" w:tplc="B3BCB8EE" w:tentative="1">
      <w:start w:val="1"/>
      <w:numFmt w:val="decimal"/>
      <w:lvlText w:val="%4."/>
      <w:lvlJc w:val="left"/>
      <w:pPr>
        <w:tabs>
          <w:tab w:val="num" w:pos="2880"/>
        </w:tabs>
        <w:ind w:left="2880" w:hanging="360"/>
      </w:pPr>
    </w:lvl>
    <w:lvl w:ilvl="4" w:tplc="05A85A34" w:tentative="1">
      <w:start w:val="1"/>
      <w:numFmt w:val="decimal"/>
      <w:lvlText w:val="%5."/>
      <w:lvlJc w:val="left"/>
      <w:pPr>
        <w:tabs>
          <w:tab w:val="num" w:pos="3600"/>
        </w:tabs>
        <w:ind w:left="3600" w:hanging="360"/>
      </w:pPr>
    </w:lvl>
    <w:lvl w:ilvl="5" w:tplc="DA16FD98" w:tentative="1">
      <w:start w:val="1"/>
      <w:numFmt w:val="decimal"/>
      <w:lvlText w:val="%6."/>
      <w:lvlJc w:val="left"/>
      <w:pPr>
        <w:tabs>
          <w:tab w:val="num" w:pos="4320"/>
        </w:tabs>
        <w:ind w:left="4320" w:hanging="360"/>
      </w:pPr>
    </w:lvl>
    <w:lvl w:ilvl="6" w:tplc="6FEC1EB8" w:tentative="1">
      <w:start w:val="1"/>
      <w:numFmt w:val="decimal"/>
      <w:lvlText w:val="%7."/>
      <w:lvlJc w:val="left"/>
      <w:pPr>
        <w:tabs>
          <w:tab w:val="num" w:pos="5040"/>
        </w:tabs>
        <w:ind w:left="5040" w:hanging="360"/>
      </w:pPr>
    </w:lvl>
    <w:lvl w:ilvl="7" w:tplc="F4060E1A" w:tentative="1">
      <w:start w:val="1"/>
      <w:numFmt w:val="decimal"/>
      <w:lvlText w:val="%8."/>
      <w:lvlJc w:val="left"/>
      <w:pPr>
        <w:tabs>
          <w:tab w:val="num" w:pos="5760"/>
        </w:tabs>
        <w:ind w:left="5760" w:hanging="360"/>
      </w:pPr>
    </w:lvl>
    <w:lvl w:ilvl="8" w:tplc="43B49EAE" w:tentative="1">
      <w:start w:val="1"/>
      <w:numFmt w:val="decimal"/>
      <w:lvlText w:val="%9."/>
      <w:lvlJc w:val="left"/>
      <w:pPr>
        <w:tabs>
          <w:tab w:val="num" w:pos="6480"/>
        </w:tabs>
        <w:ind w:left="6480" w:hanging="360"/>
      </w:pPr>
    </w:lvl>
  </w:abstractNum>
  <w:abstractNum w:abstractNumId="18" w15:restartNumberingAfterBreak="0">
    <w:nsid w:val="40EB2C0E"/>
    <w:multiLevelType w:val="multilevel"/>
    <w:tmpl w:val="76FCFD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47B53FD"/>
    <w:multiLevelType w:val="multilevel"/>
    <w:tmpl w:val="8E7811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4B761F4"/>
    <w:multiLevelType w:val="hybridMultilevel"/>
    <w:tmpl w:val="1B18E5E8"/>
    <w:lvl w:ilvl="0" w:tplc="654C6C2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6F2015"/>
    <w:multiLevelType w:val="hybridMultilevel"/>
    <w:tmpl w:val="EC2E29F8"/>
    <w:lvl w:ilvl="0" w:tplc="79E26402">
      <w:start w:val="1"/>
      <w:numFmt w:val="bullet"/>
      <w:lvlText w:val="•"/>
      <w:lvlJc w:val="left"/>
      <w:pPr>
        <w:tabs>
          <w:tab w:val="num" w:pos="720"/>
        </w:tabs>
        <w:ind w:left="720" w:hanging="360"/>
      </w:pPr>
      <w:rPr>
        <w:rFonts w:ascii="Arial" w:hAnsi="Arial" w:hint="default"/>
      </w:rPr>
    </w:lvl>
    <w:lvl w:ilvl="1" w:tplc="337A3810">
      <w:start w:val="1213"/>
      <w:numFmt w:val="bullet"/>
      <w:lvlText w:val="•"/>
      <w:lvlJc w:val="left"/>
      <w:pPr>
        <w:tabs>
          <w:tab w:val="num" w:pos="1440"/>
        </w:tabs>
        <w:ind w:left="1440" w:hanging="360"/>
      </w:pPr>
      <w:rPr>
        <w:rFonts w:ascii="Arial" w:hAnsi="Arial" w:hint="default"/>
      </w:rPr>
    </w:lvl>
    <w:lvl w:ilvl="2" w:tplc="123CC9B8" w:tentative="1">
      <w:start w:val="1"/>
      <w:numFmt w:val="bullet"/>
      <w:lvlText w:val="•"/>
      <w:lvlJc w:val="left"/>
      <w:pPr>
        <w:tabs>
          <w:tab w:val="num" w:pos="2160"/>
        </w:tabs>
        <w:ind w:left="2160" w:hanging="360"/>
      </w:pPr>
      <w:rPr>
        <w:rFonts w:ascii="Arial" w:hAnsi="Arial" w:hint="default"/>
      </w:rPr>
    </w:lvl>
    <w:lvl w:ilvl="3" w:tplc="1B5CE6B8" w:tentative="1">
      <w:start w:val="1"/>
      <w:numFmt w:val="bullet"/>
      <w:lvlText w:val="•"/>
      <w:lvlJc w:val="left"/>
      <w:pPr>
        <w:tabs>
          <w:tab w:val="num" w:pos="2880"/>
        </w:tabs>
        <w:ind w:left="2880" w:hanging="360"/>
      </w:pPr>
      <w:rPr>
        <w:rFonts w:ascii="Arial" w:hAnsi="Arial" w:hint="default"/>
      </w:rPr>
    </w:lvl>
    <w:lvl w:ilvl="4" w:tplc="B18A6E04" w:tentative="1">
      <w:start w:val="1"/>
      <w:numFmt w:val="bullet"/>
      <w:lvlText w:val="•"/>
      <w:lvlJc w:val="left"/>
      <w:pPr>
        <w:tabs>
          <w:tab w:val="num" w:pos="3600"/>
        </w:tabs>
        <w:ind w:left="3600" w:hanging="360"/>
      </w:pPr>
      <w:rPr>
        <w:rFonts w:ascii="Arial" w:hAnsi="Arial" w:hint="default"/>
      </w:rPr>
    </w:lvl>
    <w:lvl w:ilvl="5" w:tplc="2D706D74" w:tentative="1">
      <w:start w:val="1"/>
      <w:numFmt w:val="bullet"/>
      <w:lvlText w:val="•"/>
      <w:lvlJc w:val="left"/>
      <w:pPr>
        <w:tabs>
          <w:tab w:val="num" w:pos="4320"/>
        </w:tabs>
        <w:ind w:left="4320" w:hanging="360"/>
      </w:pPr>
      <w:rPr>
        <w:rFonts w:ascii="Arial" w:hAnsi="Arial" w:hint="default"/>
      </w:rPr>
    </w:lvl>
    <w:lvl w:ilvl="6" w:tplc="530EA95E" w:tentative="1">
      <w:start w:val="1"/>
      <w:numFmt w:val="bullet"/>
      <w:lvlText w:val="•"/>
      <w:lvlJc w:val="left"/>
      <w:pPr>
        <w:tabs>
          <w:tab w:val="num" w:pos="5040"/>
        </w:tabs>
        <w:ind w:left="5040" w:hanging="360"/>
      </w:pPr>
      <w:rPr>
        <w:rFonts w:ascii="Arial" w:hAnsi="Arial" w:hint="default"/>
      </w:rPr>
    </w:lvl>
    <w:lvl w:ilvl="7" w:tplc="FC54D962" w:tentative="1">
      <w:start w:val="1"/>
      <w:numFmt w:val="bullet"/>
      <w:lvlText w:val="•"/>
      <w:lvlJc w:val="left"/>
      <w:pPr>
        <w:tabs>
          <w:tab w:val="num" w:pos="5760"/>
        </w:tabs>
        <w:ind w:left="5760" w:hanging="360"/>
      </w:pPr>
      <w:rPr>
        <w:rFonts w:ascii="Arial" w:hAnsi="Arial" w:hint="default"/>
      </w:rPr>
    </w:lvl>
    <w:lvl w:ilvl="8" w:tplc="1C9AC70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811032A"/>
    <w:multiLevelType w:val="hybridMultilevel"/>
    <w:tmpl w:val="FE86FF56"/>
    <w:lvl w:ilvl="0" w:tplc="2FA8C69A">
      <w:start w:val="1"/>
      <w:numFmt w:val="bullet"/>
      <w:lvlText w:val="•"/>
      <w:lvlJc w:val="left"/>
      <w:pPr>
        <w:tabs>
          <w:tab w:val="num" w:pos="720"/>
        </w:tabs>
        <w:ind w:left="720" w:hanging="360"/>
      </w:pPr>
      <w:rPr>
        <w:rFonts w:ascii="Arial" w:hAnsi="Arial" w:hint="default"/>
      </w:rPr>
    </w:lvl>
    <w:lvl w:ilvl="1" w:tplc="7A2E9CA2" w:tentative="1">
      <w:start w:val="1"/>
      <w:numFmt w:val="bullet"/>
      <w:lvlText w:val="•"/>
      <w:lvlJc w:val="left"/>
      <w:pPr>
        <w:tabs>
          <w:tab w:val="num" w:pos="1440"/>
        </w:tabs>
        <w:ind w:left="1440" w:hanging="360"/>
      </w:pPr>
      <w:rPr>
        <w:rFonts w:ascii="Arial" w:hAnsi="Arial" w:hint="default"/>
      </w:rPr>
    </w:lvl>
    <w:lvl w:ilvl="2" w:tplc="6B0E9290" w:tentative="1">
      <w:start w:val="1"/>
      <w:numFmt w:val="bullet"/>
      <w:lvlText w:val="•"/>
      <w:lvlJc w:val="left"/>
      <w:pPr>
        <w:tabs>
          <w:tab w:val="num" w:pos="2160"/>
        </w:tabs>
        <w:ind w:left="2160" w:hanging="360"/>
      </w:pPr>
      <w:rPr>
        <w:rFonts w:ascii="Arial" w:hAnsi="Arial" w:hint="default"/>
      </w:rPr>
    </w:lvl>
    <w:lvl w:ilvl="3" w:tplc="3AB6B290" w:tentative="1">
      <w:start w:val="1"/>
      <w:numFmt w:val="bullet"/>
      <w:lvlText w:val="•"/>
      <w:lvlJc w:val="left"/>
      <w:pPr>
        <w:tabs>
          <w:tab w:val="num" w:pos="2880"/>
        </w:tabs>
        <w:ind w:left="2880" w:hanging="360"/>
      </w:pPr>
      <w:rPr>
        <w:rFonts w:ascii="Arial" w:hAnsi="Arial" w:hint="default"/>
      </w:rPr>
    </w:lvl>
    <w:lvl w:ilvl="4" w:tplc="C02CE0D0" w:tentative="1">
      <w:start w:val="1"/>
      <w:numFmt w:val="bullet"/>
      <w:lvlText w:val="•"/>
      <w:lvlJc w:val="left"/>
      <w:pPr>
        <w:tabs>
          <w:tab w:val="num" w:pos="3600"/>
        </w:tabs>
        <w:ind w:left="3600" w:hanging="360"/>
      </w:pPr>
      <w:rPr>
        <w:rFonts w:ascii="Arial" w:hAnsi="Arial" w:hint="default"/>
      </w:rPr>
    </w:lvl>
    <w:lvl w:ilvl="5" w:tplc="06BA7CCE" w:tentative="1">
      <w:start w:val="1"/>
      <w:numFmt w:val="bullet"/>
      <w:lvlText w:val="•"/>
      <w:lvlJc w:val="left"/>
      <w:pPr>
        <w:tabs>
          <w:tab w:val="num" w:pos="4320"/>
        </w:tabs>
        <w:ind w:left="4320" w:hanging="360"/>
      </w:pPr>
      <w:rPr>
        <w:rFonts w:ascii="Arial" w:hAnsi="Arial" w:hint="default"/>
      </w:rPr>
    </w:lvl>
    <w:lvl w:ilvl="6" w:tplc="8CA4F156" w:tentative="1">
      <w:start w:val="1"/>
      <w:numFmt w:val="bullet"/>
      <w:lvlText w:val="•"/>
      <w:lvlJc w:val="left"/>
      <w:pPr>
        <w:tabs>
          <w:tab w:val="num" w:pos="5040"/>
        </w:tabs>
        <w:ind w:left="5040" w:hanging="360"/>
      </w:pPr>
      <w:rPr>
        <w:rFonts w:ascii="Arial" w:hAnsi="Arial" w:hint="default"/>
      </w:rPr>
    </w:lvl>
    <w:lvl w:ilvl="7" w:tplc="F0545598" w:tentative="1">
      <w:start w:val="1"/>
      <w:numFmt w:val="bullet"/>
      <w:lvlText w:val="•"/>
      <w:lvlJc w:val="left"/>
      <w:pPr>
        <w:tabs>
          <w:tab w:val="num" w:pos="5760"/>
        </w:tabs>
        <w:ind w:left="5760" w:hanging="360"/>
      </w:pPr>
      <w:rPr>
        <w:rFonts w:ascii="Arial" w:hAnsi="Arial" w:hint="default"/>
      </w:rPr>
    </w:lvl>
    <w:lvl w:ilvl="8" w:tplc="1C82F87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F315F06"/>
    <w:multiLevelType w:val="multilevel"/>
    <w:tmpl w:val="1CD471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02A2C00"/>
    <w:multiLevelType w:val="hybridMultilevel"/>
    <w:tmpl w:val="8E12E052"/>
    <w:lvl w:ilvl="0" w:tplc="2F9862D2">
      <w:start w:val="1"/>
      <w:numFmt w:val="bullet"/>
      <w:lvlText w:val="•"/>
      <w:lvlJc w:val="left"/>
      <w:pPr>
        <w:tabs>
          <w:tab w:val="num" w:pos="720"/>
        </w:tabs>
        <w:ind w:left="720" w:hanging="360"/>
      </w:pPr>
      <w:rPr>
        <w:rFonts w:ascii="Arial" w:hAnsi="Arial" w:hint="default"/>
      </w:rPr>
    </w:lvl>
    <w:lvl w:ilvl="1" w:tplc="7A7C67FA">
      <w:start w:val="1286"/>
      <w:numFmt w:val="bullet"/>
      <w:lvlText w:val="•"/>
      <w:lvlJc w:val="left"/>
      <w:pPr>
        <w:tabs>
          <w:tab w:val="num" w:pos="1440"/>
        </w:tabs>
        <w:ind w:left="1440" w:hanging="360"/>
      </w:pPr>
      <w:rPr>
        <w:rFonts w:ascii="Arial" w:hAnsi="Arial" w:hint="default"/>
      </w:rPr>
    </w:lvl>
    <w:lvl w:ilvl="2" w:tplc="3C2CE40C">
      <w:start w:val="1286"/>
      <w:numFmt w:val="bullet"/>
      <w:lvlText w:val="•"/>
      <w:lvlJc w:val="left"/>
      <w:pPr>
        <w:tabs>
          <w:tab w:val="num" w:pos="2160"/>
        </w:tabs>
        <w:ind w:left="2160" w:hanging="360"/>
      </w:pPr>
      <w:rPr>
        <w:rFonts w:ascii="Arial" w:hAnsi="Arial" w:hint="default"/>
      </w:rPr>
    </w:lvl>
    <w:lvl w:ilvl="3" w:tplc="5950E20A" w:tentative="1">
      <w:start w:val="1"/>
      <w:numFmt w:val="bullet"/>
      <w:lvlText w:val="•"/>
      <w:lvlJc w:val="left"/>
      <w:pPr>
        <w:tabs>
          <w:tab w:val="num" w:pos="2880"/>
        </w:tabs>
        <w:ind w:left="2880" w:hanging="360"/>
      </w:pPr>
      <w:rPr>
        <w:rFonts w:ascii="Arial" w:hAnsi="Arial" w:hint="default"/>
      </w:rPr>
    </w:lvl>
    <w:lvl w:ilvl="4" w:tplc="1E061594" w:tentative="1">
      <w:start w:val="1"/>
      <w:numFmt w:val="bullet"/>
      <w:lvlText w:val="•"/>
      <w:lvlJc w:val="left"/>
      <w:pPr>
        <w:tabs>
          <w:tab w:val="num" w:pos="3600"/>
        </w:tabs>
        <w:ind w:left="3600" w:hanging="360"/>
      </w:pPr>
      <w:rPr>
        <w:rFonts w:ascii="Arial" w:hAnsi="Arial" w:hint="default"/>
      </w:rPr>
    </w:lvl>
    <w:lvl w:ilvl="5" w:tplc="466E675E" w:tentative="1">
      <w:start w:val="1"/>
      <w:numFmt w:val="bullet"/>
      <w:lvlText w:val="•"/>
      <w:lvlJc w:val="left"/>
      <w:pPr>
        <w:tabs>
          <w:tab w:val="num" w:pos="4320"/>
        </w:tabs>
        <w:ind w:left="4320" w:hanging="360"/>
      </w:pPr>
      <w:rPr>
        <w:rFonts w:ascii="Arial" w:hAnsi="Arial" w:hint="default"/>
      </w:rPr>
    </w:lvl>
    <w:lvl w:ilvl="6" w:tplc="0A302376" w:tentative="1">
      <w:start w:val="1"/>
      <w:numFmt w:val="bullet"/>
      <w:lvlText w:val="•"/>
      <w:lvlJc w:val="left"/>
      <w:pPr>
        <w:tabs>
          <w:tab w:val="num" w:pos="5040"/>
        </w:tabs>
        <w:ind w:left="5040" w:hanging="360"/>
      </w:pPr>
      <w:rPr>
        <w:rFonts w:ascii="Arial" w:hAnsi="Arial" w:hint="default"/>
      </w:rPr>
    </w:lvl>
    <w:lvl w:ilvl="7" w:tplc="AE429134" w:tentative="1">
      <w:start w:val="1"/>
      <w:numFmt w:val="bullet"/>
      <w:lvlText w:val="•"/>
      <w:lvlJc w:val="left"/>
      <w:pPr>
        <w:tabs>
          <w:tab w:val="num" w:pos="5760"/>
        </w:tabs>
        <w:ind w:left="5760" w:hanging="360"/>
      </w:pPr>
      <w:rPr>
        <w:rFonts w:ascii="Arial" w:hAnsi="Arial" w:hint="default"/>
      </w:rPr>
    </w:lvl>
    <w:lvl w:ilvl="8" w:tplc="E50CB7F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C4A5BF8"/>
    <w:multiLevelType w:val="multilevel"/>
    <w:tmpl w:val="AAAE603C"/>
    <w:lvl w:ilvl="0">
      <w:start w:val="2"/>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5C823E46"/>
    <w:multiLevelType w:val="singleLevel"/>
    <w:tmpl w:val="5A025D74"/>
    <w:lvl w:ilvl="0">
      <w:start w:val="1"/>
      <w:numFmt w:val="decimal"/>
      <w:lvlText w:val="%1."/>
      <w:lvlJc w:val="left"/>
      <w:pPr>
        <w:tabs>
          <w:tab w:val="num" w:pos="360"/>
        </w:tabs>
        <w:ind w:left="360" w:hanging="360"/>
      </w:pPr>
      <w:rPr>
        <w:rFonts w:hint="default"/>
      </w:rPr>
    </w:lvl>
  </w:abstractNum>
  <w:abstractNum w:abstractNumId="27" w15:restartNumberingAfterBreak="0">
    <w:nsid w:val="5EEC4676"/>
    <w:multiLevelType w:val="multilevel"/>
    <w:tmpl w:val="1F2A14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5FB205CC"/>
    <w:multiLevelType w:val="hybridMultilevel"/>
    <w:tmpl w:val="7682C51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62A510D2"/>
    <w:multiLevelType w:val="multilevel"/>
    <w:tmpl w:val="0038B0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62BD308A"/>
    <w:multiLevelType w:val="multilevel"/>
    <w:tmpl w:val="CAAA7D34"/>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3645171"/>
    <w:multiLevelType w:val="hybridMultilevel"/>
    <w:tmpl w:val="407424F4"/>
    <w:lvl w:ilvl="0" w:tplc="1C9A9934">
      <w:start w:val="1"/>
      <w:numFmt w:val="bullet"/>
      <w:lvlText w:val="•"/>
      <w:lvlJc w:val="left"/>
      <w:pPr>
        <w:tabs>
          <w:tab w:val="num" w:pos="720"/>
        </w:tabs>
        <w:ind w:left="720" w:hanging="360"/>
      </w:pPr>
      <w:rPr>
        <w:rFonts w:ascii="Arial" w:hAnsi="Arial" w:hint="default"/>
      </w:rPr>
    </w:lvl>
    <w:lvl w:ilvl="1" w:tplc="CA441BE2" w:tentative="1">
      <w:start w:val="1"/>
      <w:numFmt w:val="bullet"/>
      <w:lvlText w:val="•"/>
      <w:lvlJc w:val="left"/>
      <w:pPr>
        <w:tabs>
          <w:tab w:val="num" w:pos="1440"/>
        </w:tabs>
        <w:ind w:left="1440" w:hanging="360"/>
      </w:pPr>
      <w:rPr>
        <w:rFonts w:ascii="Arial" w:hAnsi="Arial" w:hint="default"/>
      </w:rPr>
    </w:lvl>
    <w:lvl w:ilvl="2" w:tplc="2520877E" w:tentative="1">
      <w:start w:val="1"/>
      <w:numFmt w:val="bullet"/>
      <w:lvlText w:val="•"/>
      <w:lvlJc w:val="left"/>
      <w:pPr>
        <w:tabs>
          <w:tab w:val="num" w:pos="2160"/>
        </w:tabs>
        <w:ind w:left="2160" w:hanging="360"/>
      </w:pPr>
      <w:rPr>
        <w:rFonts w:ascii="Arial" w:hAnsi="Arial" w:hint="default"/>
      </w:rPr>
    </w:lvl>
    <w:lvl w:ilvl="3" w:tplc="585C37E6" w:tentative="1">
      <w:start w:val="1"/>
      <w:numFmt w:val="bullet"/>
      <w:lvlText w:val="•"/>
      <w:lvlJc w:val="left"/>
      <w:pPr>
        <w:tabs>
          <w:tab w:val="num" w:pos="2880"/>
        </w:tabs>
        <w:ind w:left="2880" w:hanging="360"/>
      </w:pPr>
      <w:rPr>
        <w:rFonts w:ascii="Arial" w:hAnsi="Arial" w:hint="default"/>
      </w:rPr>
    </w:lvl>
    <w:lvl w:ilvl="4" w:tplc="BBE4916C" w:tentative="1">
      <w:start w:val="1"/>
      <w:numFmt w:val="bullet"/>
      <w:lvlText w:val="•"/>
      <w:lvlJc w:val="left"/>
      <w:pPr>
        <w:tabs>
          <w:tab w:val="num" w:pos="3600"/>
        </w:tabs>
        <w:ind w:left="3600" w:hanging="360"/>
      </w:pPr>
      <w:rPr>
        <w:rFonts w:ascii="Arial" w:hAnsi="Arial" w:hint="default"/>
      </w:rPr>
    </w:lvl>
    <w:lvl w:ilvl="5" w:tplc="4B08F066" w:tentative="1">
      <w:start w:val="1"/>
      <w:numFmt w:val="bullet"/>
      <w:lvlText w:val="•"/>
      <w:lvlJc w:val="left"/>
      <w:pPr>
        <w:tabs>
          <w:tab w:val="num" w:pos="4320"/>
        </w:tabs>
        <w:ind w:left="4320" w:hanging="360"/>
      </w:pPr>
      <w:rPr>
        <w:rFonts w:ascii="Arial" w:hAnsi="Arial" w:hint="default"/>
      </w:rPr>
    </w:lvl>
    <w:lvl w:ilvl="6" w:tplc="0A2A65F2" w:tentative="1">
      <w:start w:val="1"/>
      <w:numFmt w:val="bullet"/>
      <w:lvlText w:val="•"/>
      <w:lvlJc w:val="left"/>
      <w:pPr>
        <w:tabs>
          <w:tab w:val="num" w:pos="5040"/>
        </w:tabs>
        <w:ind w:left="5040" w:hanging="360"/>
      </w:pPr>
      <w:rPr>
        <w:rFonts w:ascii="Arial" w:hAnsi="Arial" w:hint="default"/>
      </w:rPr>
    </w:lvl>
    <w:lvl w:ilvl="7" w:tplc="510CC3C8" w:tentative="1">
      <w:start w:val="1"/>
      <w:numFmt w:val="bullet"/>
      <w:lvlText w:val="•"/>
      <w:lvlJc w:val="left"/>
      <w:pPr>
        <w:tabs>
          <w:tab w:val="num" w:pos="5760"/>
        </w:tabs>
        <w:ind w:left="5760" w:hanging="360"/>
      </w:pPr>
      <w:rPr>
        <w:rFonts w:ascii="Arial" w:hAnsi="Arial" w:hint="default"/>
      </w:rPr>
    </w:lvl>
    <w:lvl w:ilvl="8" w:tplc="617E855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50373C2"/>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5582FB0"/>
    <w:multiLevelType w:val="hybridMultilevel"/>
    <w:tmpl w:val="E29AEC52"/>
    <w:lvl w:ilvl="0" w:tplc="04070003">
      <w:start w:val="1"/>
      <w:numFmt w:val="bullet"/>
      <w:lvlText w:val="o"/>
      <w:lvlJc w:val="left"/>
      <w:pPr>
        <w:ind w:left="72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7F9194A"/>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DE06E55"/>
    <w:multiLevelType w:val="multilevel"/>
    <w:tmpl w:val="261414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70EC4C35"/>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num w:numId="1">
    <w:abstractNumId w:val="25"/>
  </w:num>
  <w:num w:numId="2">
    <w:abstractNumId w:val="30"/>
  </w:num>
  <w:num w:numId="3">
    <w:abstractNumId w:val="8"/>
  </w:num>
  <w:num w:numId="4">
    <w:abstractNumId w:val="36"/>
  </w:num>
  <w:num w:numId="5">
    <w:abstractNumId w:val="26"/>
  </w:num>
  <w:num w:numId="6">
    <w:abstractNumId w:val="12"/>
  </w:num>
  <w:num w:numId="7">
    <w:abstractNumId w:val="11"/>
  </w:num>
  <w:num w:numId="8">
    <w:abstractNumId w:val="5"/>
  </w:num>
  <w:num w:numId="9">
    <w:abstractNumId w:val="17"/>
  </w:num>
  <w:num w:numId="10">
    <w:abstractNumId w:val="21"/>
  </w:num>
  <w:num w:numId="11">
    <w:abstractNumId w:val="22"/>
  </w:num>
  <w:num w:numId="12">
    <w:abstractNumId w:val="2"/>
  </w:num>
  <w:num w:numId="13">
    <w:abstractNumId w:val="6"/>
  </w:num>
  <w:num w:numId="14">
    <w:abstractNumId w:val="28"/>
  </w:num>
  <w:num w:numId="15">
    <w:abstractNumId w:val="31"/>
  </w:num>
  <w:num w:numId="16">
    <w:abstractNumId w:val="24"/>
  </w:num>
  <w:num w:numId="17">
    <w:abstractNumId w:val="9"/>
  </w:num>
  <w:num w:numId="18">
    <w:abstractNumId w:val="3"/>
  </w:num>
  <w:num w:numId="19">
    <w:abstractNumId w:val="33"/>
  </w:num>
  <w:num w:numId="20">
    <w:abstractNumId w:val="15"/>
  </w:num>
  <w:num w:numId="21">
    <w:abstractNumId w:val="10"/>
  </w:num>
  <w:num w:numId="22">
    <w:abstractNumId w:val="14"/>
  </w:num>
  <w:num w:numId="23">
    <w:abstractNumId w:val="7"/>
  </w:num>
  <w:num w:numId="24">
    <w:abstractNumId w:val="0"/>
  </w:num>
  <w:num w:numId="25">
    <w:abstractNumId w:val="29"/>
  </w:num>
  <w:num w:numId="26">
    <w:abstractNumId w:val="23"/>
  </w:num>
  <w:num w:numId="27">
    <w:abstractNumId w:val="27"/>
  </w:num>
  <w:num w:numId="28">
    <w:abstractNumId w:val="4"/>
  </w:num>
  <w:num w:numId="29">
    <w:abstractNumId w:val="35"/>
  </w:num>
  <w:num w:numId="30">
    <w:abstractNumId w:val="18"/>
  </w:num>
  <w:num w:numId="31">
    <w:abstractNumId w:val="19"/>
  </w:num>
  <w:num w:numId="32">
    <w:abstractNumId w:val="34"/>
  </w:num>
  <w:num w:numId="33">
    <w:abstractNumId w:val="32"/>
  </w:num>
  <w:num w:numId="34">
    <w:abstractNumId w:val="16"/>
  </w:num>
  <w:num w:numId="35">
    <w:abstractNumId w:val="20"/>
  </w:num>
  <w:num w:numId="36">
    <w:abstractNumId w:val="13"/>
  </w:num>
  <w:num w:numId="3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ehrmann, Phillipp">
    <w15:presenceInfo w15:providerId="AD" w15:userId="S::Phillipp.Hehrmann@advancedbionics.com::2b72b2b9-6992-4c5e-a85b-c586e2b6df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1698E"/>
    <w:rsid w:val="00000A44"/>
    <w:rsid w:val="00014C25"/>
    <w:rsid w:val="00037CA3"/>
    <w:rsid w:val="000426F7"/>
    <w:rsid w:val="00044726"/>
    <w:rsid w:val="00044B34"/>
    <w:rsid w:val="0004705A"/>
    <w:rsid w:val="00056934"/>
    <w:rsid w:val="00067904"/>
    <w:rsid w:val="00071FF7"/>
    <w:rsid w:val="00076CB1"/>
    <w:rsid w:val="00085D1D"/>
    <w:rsid w:val="000919F3"/>
    <w:rsid w:val="00091C72"/>
    <w:rsid w:val="0009456D"/>
    <w:rsid w:val="000946CD"/>
    <w:rsid w:val="000960B7"/>
    <w:rsid w:val="000A0453"/>
    <w:rsid w:val="000B4559"/>
    <w:rsid w:val="000B5E69"/>
    <w:rsid w:val="000D025A"/>
    <w:rsid w:val="000D4DE2"/>
    <w:rsid w:val="000E06F8"/>
    <w:rsid w:val="000E1026"/>
    <w:rsid w:val="000E2505"/>
    <w:rsid w:val="000F7410"/>
    <w:rsid w:val="00102507"/>
    <w:rsid w:val="00124A21"/>
    <w:rsid w:val="00134201"/>
    <w:rsid w:val="001358E0"/>
    <w:rsid w:val="00136C09"/>
    <w:rsid w:val="00140AB5"/>
    <w:rsid w:val="00151277"/>
    <w:rsid w:val="001542A2"/>
    <w:rsid w:val="00160C17"/>
    <w:rsid w:val="0016607D"/>
    <w:rsid w:val="00174CC1"/>
    <w:rsid w:val="001909A5"/>
    <w:rsid w:val="00192DE4"/>
    <w:rsid w:val="00197FC3"/>
    <w:rsid w:val="001B042F"/>
    <w:rsid w:val="001B0BF9"/>
    <w:rsid w:val="001E6526"/>
    <w:rsid w:val="001E6E91"/>
    <w:rsid w:val="001F3B2C"/>
    <w:rsid w:val="00211763"/>
    <w:rsid w:val="002138AF"/>
    <w:rsid w:val="002145AD"/>
    <w:rsid w:val="002174F5"/>
    <w:rsid w:val="002372A8"/>
    <w:rsid w:val="002424DE"/>
    <w:rsid w:val="0027795C"/>
    <w:rsid w:val="00297FEE"/>
    <w:rsid w:val="002A2514"/>
    <w:rsid w:val="002A6C8A"/>
    <w:rsid w:val="002C6DC9"/>
    <w:rsid w:val="002E080A"/>
    <w:rsid w:val="002E5A26"/>
    <w:rsid w:val="00321EDA"/>
    <w:rsid w:val="0033408A"/>
    <w:rsid w:val="003614FF"/>
    <w:rsid w:val="0038350C"/>
    <w:rsid w:val="003907B0"/>
    <w:rsid w:val="00392410"/>
    <w:rsid w:val="003A51DB"/>
    <w:rsid w:val="003A745F"/>
    <w:rsid w:val="003B5A57"/>
    <w:rsid w:val="003B75F3"/>
    <w:rsid w:val="003C59D5"/>
    <w:rsid w:val="003D1D14"/>
    <w:rsid w:val="003D5305"/>
    <w:rsid w:val="003E4B90"/>
    <w:rsid w:val="003E5A4F"/>
    <w:rsid w:val="003E7A77"/>
    <w:rsid w:val="00416392"/>
    <w:rsid w:val="004345A4"/>
    <w:rsid w:val="00450AF7"/>
    <w:rsid w:val="00451CD6"/>
    <w:rsid w:val="004737E9"/>
    <w:rsid w:val="00475DBB"/>
    <w:rsid w:val="0049390B"/>
    <w:rsid w:val="00495CA5"/>
    <w:rsid w:val="004A203D"/>
    <w:rsid w:val="004B03AC"/>
    <w:rsid w:val="004B4544"/>
    <w:rsid w:val="004B46C1"/>
    <w:rsid w:val="004B5E54"/>
    <w:rsid w:val="004C31EA"/>
    <w:rsid w:val="004C7B17"/>
    <w:rsid w:val="004D4174"/>
    <w:rsid w:val="004D5DB9"/>
    <w:rsid w:val="004D6F5E"/>
    <w:rsid w:val="004F5BED"/>
    <w:rsid w:val="00500E06"/>
    <w:rsid w:val="005263BD"/>
    <w:rsid w:val="00530B09"/>
    <w:rsid w:val="00533E3B"/>
    <w:rsid w:val="00540644"/>
    <w:rsid w:val="005453CB"/>
    <w:rsid w:val="0055643D"/>
    <w:rsid w:val="00563451"/>
    <w:rsid w:val="00564E4E"/>
    <w:rsid w:val="005671E1"/>
    <w:rsid w:val="005807F5"/>
    <w:rsid w:val="00592489"/>
    <w:rsid w:val="005A043D"/>
    <w:rsid w:val="005A515C"/>
    <w:rsid w:val="005B05E1"/>
    <w:rsid w:val="005B433E"/>
    <w:rsid w:val="005C1C25"/>
    <w:rsid w:val="005C3EB4"/>
    <w:rsid w:val="005C3F5D"/>
    <w:rsid w:val="005C63AB"/>
    <w:rsid w:val="00600AF4"/>
    <w:rsid w:val="00605FD5"/>
    <w:rsid w:val="00610050"/>
    <w:rsid w:val="00624FFD"/>
    <w:rsid w:val="00651C59"/>
    <w:rsid w:val="00666C2F"/>
    <w:rsid w:val="0067359E"/>
    <w:rsid w:val="00685EDC"/>
    <w:rsid w:val="00690ABF"/>
    <w:rsid w:val="00696CF7"/>
    <w:rsid w:val="006A10AF"/>
    <w:rsid w:val="006A11A0"/>
    <w:rsid w:val="006A3377"/>
    <w:rsid w:val="006A3FEB"/>
    <w:rsid w:val="006B2473"/>
    <w:rsid w:val="006C2061"/>
    <w:rsid w:val="006C6170"/>
    <w:rsid w:val="00700363"/>
    <w:rsid w:val="007054D6"/>
    <w:rsid w:val="00716F55"/>
    <w:rsid w:val="00727075"/>
    <w:rsid w:val="00731929"/>
    <w:rsid w:val="00735C68"/>
    <w:rsid w:val="00735D3C"/>
    <w:rsid w:val="00736A9E"/>
    <w:rsid w:val="00741E88"/>
    <w:rsid w:val="00745E47"/>
    <w:rsid w:val="00746569"/>
    <w:rsid w:val="007515A5"/>
    <w:rsid w:val="0076456A"/>
    <w:rsid w:val="007756F9"/>
    <w:rsid w:val="0079555D"/>
    <w:rsid w:val="007A13A6"/>
    <w:rsid w:val="007A6905"/>
    <w:rsid w:val="007C31DD"/>
    <w:rsid w:val="007C4009"/>
    <w:rsid w:val="007D1788"/>
    <w:rsid w:val="00802B3D"/>
    <w:rsid w:val="0081262E"/>
    <w:rsid w:val="008351DC"/>
    <w:rsid w:val="0083626E"/>
    <w:rsid w:val="0084066E"/>
    <w:rsid w:val="00845D4D"/>
    <w:rsid w:val="00896306"/>
    <w:rsid w:val="008A2290"/>
    <w:rsid w:val="008A5D19"/>
    <w:rsid w:val="008D3AB6"/>
    <w:rsid w:val="008D5565"/>
    <w:rsid w:val="008E5C9C"/>
    <w:rsid w:val="008E6AFB"/>
    <w:rsid w:val="008E7770"/>
    <w:rsid w:val="009012D4"/>
    <w:rsid w:val="00903835"/>
    <w:rsid w:val="00916D15"/>
    <w:rsid w:val="00923C54"/>
    <w:rsid w:val="00935E9E"/>
    <w:rsid w:val="00937494"/>
    <w:rsid w:val="00976552"/>
    <w:rsid w:val="009878F0"/>
    <w:rsid w:val="0098794F"/>
    <w:rsid w:val="009D263C"/>
    <w:rsid w:val="009E35C8"/>
    <w:rsid w:val="009F6F44"/>
    <w:rsid w:val="00A14623"/>
    <w:rsid w:val="00A27561"/>
    <w:rsid w:val="00A304E3"/>
    <w:rsid w:val="00A374F7"/>
    <w:rsid w:val="00A44A5E"/>
    <w:rsid w:val="00A52FE8"/>
    <w:rsid w:val="00A553ED"/>
    <w:rsid w:val="00A5644A"/>
    <w:rsid w:val="00A71562"/>
    <w:rsid w:val="00A84CCD"/>
    <w:rsid w:val="00A87608"/>
    <w:rsid w:val="00A91FEB"/>
    <w:rsid w:val="00A93D8E"/>
    <w:rsid w:val="00AB2F7A"/>
    <w:rsid w:val="00AB310A"/>
    <w:rsid w:val="00AC6991"/>
    <w:rsid w:val="00AC75C9"/>
    <w:rsid w:val="00AD00A8"/>
    <w:rsid w:val="00AD58DC"/>
    <w:rsid w:val="00B01A07"/>
    <w:rsid w:val="00B26290"/>
    <w:rsid w:val="00B3096C"/>
    <w:rsid w:val="00B64598"/>
    <w:rsid w:val="00B66598"/>
    <w:rsid w:val="00B72D93"/>
    <w:rsid w:val="00B747C3"/>
    <w:rsid w:val="00B84EDF"/>
    <w:rsid w:val="00B85E4A"/>
    <w:rsid w:val="00B864FB"/>
    <w:rsid w:val="00B8787A"/>
    <w:rsid w:val="00B9146A"/>
    <w:rsid w:val="00B962EF"/>
    <w:rsid w:val="00B96AD1"/>
    <w:rsid w:val="00BA410D"/>
    <w:rsid w:val="00BB4E82"/>
    <w:rsid w:val="00BD4662"/>
    <w:rsid w:val="00BE050A"/>
    <w:rsid w:val="00BE4498"/>
    <w:rsid w:val="00BE4CC5"/>
    <w:rsid w:val="00C00ECF"/>
    <w:rsid w:val="00C02264"/>
    <w:rsid w:val="00C12C62"/>
    <w:rsid w:val="00C161E0"/>
    <w:rsid w:val="00C1698E"/>
    <w:rsid w:val="00C32774"/>
    <w:rsid w:val="00C43974"/>
    <w:rsid w:val="00C45E3F"/>
    <w:rsid w:val="00C463B2"/>
    <w:rsid w:val="00C51964"/>
    <w:rsid w:val="00C54E1C"/>
    <w:rsid w:val="00C815A3"/>
    <w:rsid w:val="00C8657E"/>
    <w:rsid w:val="00C90954"/>
    <w:rsid w:val="00C927D8"/>
    <w:rsid w:val="00C95AB3"/>
    <w:rsid w:val="00CA1382"/>
    <w:rsid w:val="00CA3DFD"/>
    <w:rsid w:val="00CA68D7"/>
    <w:rsid w:val="00CB076A"/>
    <w:rsid w:val="00CC18E6"/>
    <w:rsid w:val="00CC6821"/>
    <w:rsid w:val="00CD0923"/>
    <w:rsid w:val="00CD0D66"/>
    <w:rsid w:val="00CD7838"/>
    <w:rsid w:val="00CE76D9"/>
    <w:rsid w:val="00CF2808"/>
    <w:rsid w:val="00CF7B6A"/>
    <w:rsid w:val="00D16887"/>
    <w:rsid w:val="00D2223E"/>
    <w:rsid w:val="00D42786"/>
    <w:rsid w:val="00D439CD"/>
    <w:rsid w:val="00D50F7C"/>
    <w:rsid w:val="00D7292A"/>
    <w:rsid w:val="00D74C65"/>
    <w:rsid w:val="00D82213"/>
    <w:rsid w:val="00D851EA"/>
    <w:rsid w:val="00D93961"/>
    <w:rsid w:val="00D947A1"/>
    <w:rsid w:val="00DA1C10"/>
    <w:rsid w:val="00DB2B87"/>
    <w:rsid w:val="00DB410A"/>
    <w:rsid w:val="00DB57C1"/>
    <w:rsid w:val="00DB7B06"/>
    <w:rsid w:val="00DC0F73"/>
    <w:rsid w:val="00DD052D"/>
    <w:rsid w:val="00DE5DBC"/>
    <w:rsid w:val="00E03B5A"/>
    <w:rsid w:val="00E27578"/>
    <w:rsid w:val="00E27BE7"/>
    <w:rsid w:val="00E31459"/>
    <w:rsid w:val="00E341D9"/>
    <w:rsid w:val="00E439D5"/>
    <w:rsid w:val="00E46297"/>
    <w:rsid w:val="00E51A45"/>
    <w:rsid w:val="00E5207D"/>
    <w:rsid w:val="00E66215"/>
    <w:rsid w:val="00E8163B"/>
    <w:rsid w:val="00EA53A9"/>
    <w:rsid w:val="00EB49F2"/>
    <w:rsid w:val="00EB73FE"/>
    <w:rsid w:val="00EB7B0C"/>
    <w:rsid w:val="00EE3EBD"/>
    <w:rsid w:val="00F111C3"/>
    <w:rsid w:val="00F16220"/>
    <w:rsid w:val="00F21726"/>
    <w:rsid w:val="00F2211C"/>
    <w:rsid w:val="00F30924"/>
    <w:rsid w:val="00F3587F"/>
    <w:rsid w:val="00F37BC1"/>
    <w:rsid w:val="00F40438"/>
    <w:rsid w:val="00F4190C"/>
    <w:rsid w:val="00F4290E"/>
    <w:rsid w:val="00F54FDB"/>
    <w:rsid w:val="00F57F44"/>
    <w:rsid w:val="00F6739D"/>
    <w:rsid w:val="00F674A8"/>
    <w:rsid w:val="00F77857"/>
    <w:rsid w:val="00F92FDA"/>
    <w:rsid w:val="00F96A99"/>
    <w:rsid w:val="00F97FCD"/>
    <w:rsid w:val="00FA556A"/>
    <w:rsid w:val="00FB1DAA"/>
    <w:rsid w:val="00FB723E"/>
    <w:rsid w:val="00FE1003"/>
  </w:rsids>
  <m:mathPr>
    <m:mathFont m:val="Cambria Math"/>
    <m:brkBin m:val="before"/>
    <m:brkBinSub m:val="--"/>
    <m:smallFrac m:val="0"/>
    <m:dispDef/>
    <m:lMargin m:val="0"/>
    <m:rMargin m:val="0"/>
    <m:defJc m:val="centerGroup"/>
    <m:wrapIndent m:val="1440"/>
    <m:intLim m:val="subSup"/>
    <m:naryLim m:val="undOvr"/>
  </m:mathPr>
  <w:themeFontLang w:val="de-DE"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1DD5E8"/>
  <w15:docId w15:val="{A160DF54-3019-4530-99D2-E9DC10D4D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7">
    <w:lsdException w:name="Normal" w:uiPriority="0" w:qFormat="1"/>
    <w:lsdException w:name="heading 1" w:uiPriority="9"/>
    <w:lsdException w:name="heading 2" w:uiPriority="9"/>
    <w:lsdException w:name="heading 3" w:uiPriority="9"/>
    <w:lsdException w:name="heading 4" w:uiPriority="9"/>
    <w:lsdException w:name="heading 5" w:uiPriority="9"/>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82213"/>
    <w:pPr>
      <w:jc w:val="both"/>
    </w:pPr>
    <w:rPr>
      <w:sz w:val="22"/>
      <w:szCs w:val="22"/>
      <w:lang w:val="en-US"/>
    </w:rPr>
  </w:style>
  <w:style w:type="paragraph" w:styleId="Heading1">
    <w:name w:val="heading 1"/>
    <w:basedOn w:val="Normal"/>
    <w:next w:val="Normal"/>
    <w:pPr>
      <w:keepNext/>
      <w:widowControl w:val="0"/>
      <w:numPr>
        <w:numId w:val="32"/>
      </w:numPr>
      <w:tabs>
        <w:tab w:val="left" w:pos="-720"/>
      </w:tabs>
      <w:suppressAutoHyphens/>
      <w:autoSpaceDE w:val="0"/>
      <w:autoSpaceDN w:val="0"/>
      <w:spacing w:before="240" w:after="60"/>
      <w:outlineLvl w:val="0"/>
    </w:pPr>
    <w:rPr>
      <w:rFonts w:ascii="Arial Narrow" w:hAnsi="Arial Narrow"/>
      <w:b/>
      <w:bCs/>
      <w:spacing w:val="-3"/>
      <w:lang w:val="en-GB" w:eastAsia="en-US"/>
    </w:rPr>
  </w:style>
  <w:style w:type="paragraph" w:styleId="Heading2">
    <w:name w:val="heading 2"/>
    <w:basedOn w:val="Normal"/>
    <w:next w:val="Normal"/>
    <w:pPr>
      <w:keepNext/>
      <w:widowControl w:val="0"/>
      <w:numPr>
        <w:ilvl w:val="1"/>
        <w:numId w:val="32"/>
      </w:numPr>
      <w:tabs>
        <w:tab w:val="left" w:pos="-720"/>
      </w:tabs>
      <w:suppressAutoHyphens/>
      <w:autoSpaceDE w:val="0"/>
      <w:autoSpaceDN w:val="0"/>
      <w:spacing w:before="240" w:after="60"/>
      <w:outlineLvl w:val="1"/>
    </w:pPr>
    <w:rPr>
      <w:rFonts w:ascii="Arial Narrow" w:hAnsi="Arial Narrow"/>
      <w:b/>
      <w:bCs/>
      <w:spacing w:val="-3"/>
      <w:lang w:val="en-GB" w:eastAsia="en-US"/>
    </w:rPr>
  </w:style>
  <w:style w:type="paragraph" w:styleId="Heading3">
    <w:name w:val="heading 3"/>
    <w:basedOn w:val="Normal"/>
    <w:next w:val="Normal"/>
    <w:pPr>
      <w:keepNext/>
      <w:widowControl w:val="0"/>
      <w:numPr>
        <w:ilvl w:val="2"/>
        <w:numId w:val="32"/>
      </w:numPr>
      <w:outlineLvl w:val="2"/>
    </w:pPr>
    <w:rPr>
      <w:smallCaps/>
      <w:snapToGrid w:val="0"/>
      <w:szCs w:val="20"/>
      <w:lang w:eastAsia="en-US"/>
    </w:rPr>
  </w:style>
  <w:style w:type="paragraph" w:styleId="Heading4">
    <w:name w:val="heading 4"/>
    <w:basedOn w:val="Normal"/>
    <w:next w:val="Normal"/>
    <w:pPr>
      <w:keepNext/>
      <w:numPr>
        <w:ilvl w:val="3"/>
        <w:numId w:val="32"/>
      </w:numPr>
      <w:pBdr>
        <w:top w:val="single" w:sz="4" w:space="1" w:color="auto"/>
        <w:left w:val="single" w:sz="4" w:space="4" w:color="auto"/>
        <w:bottom w:val="single" w:sz="4" w:space="1" w:color="auto"/>
        <w:right w:val="single" w:sz="4" w:space="0" w:color="auto"/>
      </w:pBdr>
      <w:tabs>
        <w:tab w:val="left" w:pos="900"/>
        <w:tab w:val="left" w:pos="5490"/>
        <w:tab w:val="left" w:pos="6750"/>
      </w:tabs>
      <w:ind w:right="-1160"/>
      <w:outlineLvl w:val="3"/>
    </w:pPr>
    <w:rPr>
      <w:rFonts w:ascii="Arial" w:hAnsi="Arial" w:cs="Arial"/>
      <w:bCs/>
      <w:i/>
      <w:iCs/>
      <w:sz w:val="20"/>
      <w:u w:val="single"/>
    </w:rPr>
  </w:style>
  <w:style w:type="paragraph" w:styleId="Heading5">
    <w:name w:val="heading 5"/>
    <w:basedOn w:val="Normal"/>
    <w:next w:val="Normal"/>
    <w:pPr>
      <w:keepNext/>
      <w:numPr>
        <w:ilvl w:val="4"/>
        <w:numId w:val="32"/>
      </w:numPr>
      <w:tabs>
        <w:tab w:val="left" w:pos="900"/>
        <w:tab w:val="left" w:pos="5490"/>
        <w:tab w:val="left" w:pos="6750"/>
      </w:tabs>
      <w:ind w:right="-1160"/>
      <w:outlineLvl w:val="4"/>
    </w:pPr>
    <w:rPr>
      <w:i/>
      <w:iCs/>
      <w:color w:val="000000"/>
    </w:rPr>
  </w:style>
  <w:style w:type="paragraph" w:styleId="Heading6">
    <w:name w:val="heading 6"/>
    <w:basedOn w:val="Normal"/>
    <w:next w:val="Normal"/>
    <w:link w:val="Heading6Char"/>
    <w:uiPriority w:val="9"/>
    <w:semiHidden/>
    <w:unhideWhenUsed/>
    <w:rsid w:val="001909A5"/>
    <w:pPr>
      <w:keepNext/>
      <w:keepLines/>
      <w:numPr>
        <w:ilvl w:val="5"/>
        <w:numId w:val="3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rsid w:val="001909A5"/>
    <w:pPr>
      <w:keepNext/>
      <w:keepLines/>
      <w:numPr>
        <w:ilvl w:val="6"/>
        <w:numId w:val="3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1909A5"/>
    <w:pPr>
      <w:keepNext/>
      <w:keepLines/>
      <w:numPr>
        <w:ilvl w:val="7"/>
        <w:numId w:val="3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09A5"/>
    <w:pPr>
      <w:keepNext/>
      <w:keepLines/>
      <w:numPr>
        <w:ilvl w:val="8"/>
        <w:numId w:val="3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b/>
      <w:bCs/>
      <w:sz w:val="28"/>
    </w:rPr>
  </w:style>
  <w:style w:type="paragraph" w:styleId="BodyText2">
    <w:name w:val="Body Text 2"/>
    <w:basedOn w:val="Normal"/>
    <w:pPr>
      <w:spacing w:line="360" w:lineRule="auto"/>
    </w:pPr>
  </w:style>
  <w:style w:type="paragraph" w:styleId="Header">
    <w:name w:val="header"/>
    <w:basedOn w:val="Normal"/>
    <w:link w:val="HeaderChar"/>
    <w:uiPriority w:val="99"/>
    <w:pPr>
      <w:widowControl w:val="0"/>
      <w:tabs>
        <w:tab w:val="center" w:pos="4320"/>
        <w:tab w:val="right" w:pos="8640"/>
      </w:tabs>
    </w:pPr>
    <w:rPr>
      <w:snapToGrid w:val="0"/>
      <w:sz w:val="20"/>
      <w:szCs w:val="20"/>
      <w:lang w:eastAsia="en-US"/>
    </w:rPr>
  </w:style>
  <w:style w:type="paragraph" w:styleId="Footer">
    <w:name w:val="footer"/>
    <w:basedOn w:val="Normal"/>
    <w:link w:val="FooterChar"/>
    <w:pPr>
      <w:tabs>
        <w:tab w:val="center" w:pos="4153"/>
        <w:tab w:val="right" w:pos="8306"/>
      </w:tabs>
    </w:pPr>
  </w:style>
  <w:style w:type="character" w:styleId="PageNumber">
    <w:name w:val="page number"/>
    <w:basedOn w:val="DefaultParagraphFont"/>
  </w:style>
  <w:style w:type="paragraph" w:styleId="BalloonText">
    <w:name w:val="Balloon Text"/>
    <w:basedOn w:val="Normal"/>
    <w:semiHidden/>
    <w:rPr>
      <w:rFonts w:ascii="Tahoma" w:hAnsi="Tahoma" w:cs="Tahoma"/>
      <w:sz w:val="16"/>
      <w:szCs w:val="16"/>
    </w:rPr>
  </w:style>
  <w:style w:type="character" w:customStyle="1" w:styleId="HeaderChar">
    <w:name w:val="Header Char"/>
    <w:link w:val="Header"/>
    <w:uiPriority w:val="99"/>
    <w:rsid w:val="00896306"/>
    <w:rPr>
      <w:snapToGrid w:val="0"/>
      <w:lang w:val="en-US" w:eastAsia="en-US"/>
    </w:rPr>
  </w:style>
  <w:style w:type="character" w:customStyle="1" w:styleId="FooterChar">
    <w:name w:val="Footer Char"/>
    <w:link w:val="Footer"/>
    <w:rsid w:val="00896306"/>
    <w:rPr>
      <w:sz w:val="24"/>
      <w:szCs w:val="24"/>
    </w:rPr>
  </w:style>
  <w:style w:type="table" w:styleId="TableGrid">
    <w:name w:val="Table Grid"/>
    <w:basedOn w:val="TableNormal"/>
    <w:uiPriority w:val="59"/>
    <w:rsid w:val="00140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33408A"/>
    <w:rPr>
      <w:sz w:val="16"/>
      <w:szCs w:val="16"/>
    </w:rPr>
  </w:style>
  <w:style w:type="paragraph" w:styleId="CommentText">
    <w:name w:val="annotation text"/>
    <w:basedOn w:val="Normal"/>
    <w:link w:val="CommentTextChar"/>
    <w:uiPriority w:val="99"/>
    <w:semiHidden/>
    <w:unhideWhenUsed/>
    <w:rsid w:val="0033408A"/>
    <w:rPr>
      <w:sz w:val="20"/>
      <w:szCs w:val="20"/>
    </w:rPr>
  </w:style>
  <w:style w:type="character" w:customStyle="1" w:styleId="CommentTextChar">
    <w:name w:val="Comment Text Char"/>
    <w:basedOn w:val="DefaultParagraphFont"/>
    <w:link w:val="CommentText"/>
    <w:uiPriority w:val="99"/>
    <w:semiHidden/>
    <w:rsid w:val="0033408A"/>
  </w:style>
  <w:style w:type="paragraph" w:styleId="CommentSubject">
    <w:name w:val="annotation subject"/>
    <w:basedOn w:val="CommentText"/>
    <w:next w:val="CommentText"/>
    <w:link w:val="CommentSubjectChar"/>
    <w:uiPriority w:val="99"/>
    <w:semiHidden/>
    <w:unhideWhenUsed/>
    <w:rsid w:val="0033408A"/>
    <w:rPr>
      <w:b/>
      <w:bCs/>
    </w:rPr>
  </w:style>
  <w:style w:type="character" w:customStyle="1" w:styleId="CommentSubjectChar">
    <w:name w:val="Comment Subject Char"/>
    <w:link w:val="CommentSubject"/>
    <w:uiPriority w:val="99"/>
    <w:semiHidden/>
    <w:rsid w:val="0033408A"/>
    <w:rPr>
      <w:b/>
      <w:bCs/>
    </w:rPr>
  </w:style>
  <w:style w:type="paragraph" w:customStyle="1" w:styleId="References">
    <w:name w:val="References"/>
    <w:basedOn w:val="Normal"/>
    <w:qFormat/>
    <w:rsid w:val="00056934"/>
    <w:pPr>
      <w:spacing w:after="120"/>
    </w:pPr>
    <w:rPr>
      <w:sz w:val="20"/>
    </w:rPr>
  </w:style>
  <w:style w:type="paragraph" w:customStyle="1" w:styleId="16B">
    <w:name w:val="Ü16B"/>
    <w:basedOn w:val="Normal"/>
    <w:next w:val="Normal"/>
    <w:link w:val="16BZchn"/>
    <w:qFormat/>
    <w:rsid w:val="00A14623"/>
    <w:pPr>
      <w:spacing w:before="360" w:after="240"/>
    </w:pPr>
    <w:rPr>
      <w:b/>
      <w:color w:val="1F497D"/>
      <w:sz w:val="32"/>
      <w:szCs w:val="32"/>
    </w:rPr>
  </w:style>
  <w:style w:type="character" w:customStyle="1" w:styleId="16BZchn">
    <w:name w:val="Ü16B Zchn"/>
    <w:link w:val="16B"/>
    <w:rsid w:val="00A14623"/>
    <w:rPr>
      <w:b/>
      <w:color w:val="1F497D"/>
      <w:sz w:val="32"/>
      <w:szCs w:val="32"/>
      <w:lang w:val="en-US"/>
    </w:rPr>
  </w:style>
  <w:style w:type="paragraph" w:customStyle="1" w:styleId="14B">
    <w:name w:val="Ü14B"/>
    <w:basedOn w:val="Normal"/>
    <w:next w:val="Normal"/>
    <w:link w:val="14BZchn"/>
    <w:qFormat/>
    <w:rsid w:val="00A14623"/>
    <w:pPr>
      <w:spacing w:before="240" w:after="120"/>
    </w:pPr>
    <w:rPr>
      <w:b/>
      <w:color w:val="4F81BD"/>
      <w:sz w:val="28"/>
      <w:szCs w:val="32"/>
    </w:rPr>
  </w:style>
  <w:style w:type="character" w:customStyle="1" w:styleId="14BZchn">
    <w:name w:val="Ü14B Zchn"/>
    <w:link w:val="14B"/>
    <w:rsid w:val="00A14623"/>
    <w:rPr>
      <w:b/>
      <w:color w:val="4F81BD"/>
      <w:sz w:val="28"/>
      <w:szCs w:val="32"/>
      <w:lang w:val="en-US"/>
    </w:rPr>
  </w:style>
  <w:style w:type="paragraph" w:customStyle="1" w:styleId="16S">
    <w:name w:val="Ü16S"/>
    <w:basedOn w:val="Normal"/>
    <w:next w:val="Normal"/>
    <w:link w:val="16SZchn"/>
    <w:qFormat/>
    <w:rsid w:val="00F674A8"/>
    <w:pPr>
      <w:spacing w:before="360" w:after="120"/>
      <w:contextualSpacing/>
    </w:pPr>
    <w:rPr>
      <w:b/>
      <w:sz w:val="32"/>
      <w:szCs w:val="32"/>
    </w:rPr>
  </w:style>
  <w:style w:type="character" w:customStyle="1" w:styleId="16SZchn">
    <w:name w:val="Ü16S Zchn"/>
    <w:link w:val="16S"/>
    <w:rsid w:val="00F674A8"/>
    <w:rPr>
      <w:b/>
      <w:sz w:val="32"/>
      <w:szCs w:val="32"/>
      <w:lang w:val="en-US"/>
    </w:rPr>
  </w:style>
  <w:style w:type="paragraph" w:customStyle="1" w:styleId="16G">
    <w:name w:val="Ü16G"/>
    <w:basedOn w:val="Normal"/>
    <w:next w:val="Normal"/>
    <w:link w:val="16GZchn"/>
    <w:qFormat/>
    <w:rsid w:val="00A14623"/>
    <w:pPr>
      <w:spacing w:before="360" w:after="240"/>
    </w:pPr>
    <w:rPr>
      <w:b/>
      <w:color w:val="808080"/>
      <w:sz w:val="32"/>
      <w:szCs w:val="32"/>
    </w:rPr>
  </w:style>
  <w:style w:type="character" w:customStyle="1" w:styleId="16GZchn">
    <w:name w:val="Ü16G Zchn"/>
    <w:link w:val="16G"/>
    <w:rsid w:val="00A14623"/>
    <w:rPr>
      <w:b/>
      <w:color w:val="808080"/>
      <w:sz w:val="32"/>
      <w:szCs w:val="32"/>
      <w:lang w:val="en-US"/>
    </w:rPr>
  </w:style>
  <w:style w:type="paragraph" w:customStyle="1" w:styleId="14S">
    <w:name w:val="Ü14S"/>
    <w:basedOn w:val="Normal"/>
    <w:next w:val="Normal"/>
    <w:link w:val="14SZchn"/>
    <w:qFormat/>
    <w:rsid w:val="00FE1003"/>
    <w:pPr>
      <w:spacing w:before="240" w:after="120"/>
    </w:pPr>
    <w:rPr>
      <w:b/>
      <w:sz w:val="28"/>
      <w:szCs w:val="32"/>
    </w:rPr>
  </w:style>
  <w:style w:type="character" w:customStyle="1" w:styleId="14SZchn">
    <w:name w:val="Ü14S Zchn"/>
    <w:link w:val="14S"/>
    <w:rsid w:val="00FE1003"/>
    <w:rPr>
      <w:b/>
      <w:sz w:val="28"/>
      <w:szCs w:val="32"/>
      <w:lang w:val="en-US"/>
    </w:rPr>
  </w:style>
  <w:style w:type="paragraph" w:customStyle="1" w:styleId="14G">
    <w:name w:val="Ü14G"/>
    <w:basedOn w:val="Normal"/>
    <w:next w:val="Normal"/>
    <w:link w:val="14GZchn"/>
    <w:qFormat/>
    <w:rsid w:val="00A14623"/>
    <w:pPr>
      <w:spacing w:before="240" w:after="120"/>
    </w:pPr>
    <w:rPr>
      <w:b/>
      <w:color w:val="A6A6A6"/>
      <w:sz w:val="28"/>
      <w:szCs w:val="32"/>
    </w:rPr>
  </w:style>
  <w:style w:type="character" w:customStyle="1" w:styleId="14GZchn">
    <w:name w:val="Ü14G Zchn"/>
    <w:link w:val="14G"/>
    <w:rsid w:val="00A14623"/>
    <w:rPr>
      <w:b/>
      <w:color w:val="A6A6A6"/>
      <w:sz w:val="28"/>
      <w:szCs w:val="32"/>
      <w:lang w:val="en-US"/>
    </w:rPr>
  </w:style>
  <w:style w:type="paragraph" w:customStyle="1" w:styleId="12S">
    <w:name w:val="Ü12S"/>
    <w:basedOn w:val="Normal"/>
    <w:next w:val="Normal"/>
    <w:link w:val="12SZchn"/>
    <w:qFormat/>
    <w:rsid w:val="00A14623"/>
    <w:pPr>
      <w:spacing w:before="120" w:after="120"/>
    </w:pPr>
    <w:rPr>
      <w:b/>
      <w:sz w:val="24"/>
      <w:szCs w:val="32"/>
    </w:rPr>
  </w:style>
  <w:style w:type="character" w:customStyle="1" w:styleId="12SZchn">
    <w:name w:val="Ü12S Zchn"/>
    <w:link w:val="12S"/>
    <w:rsid w:val="00A14623"/>
    <w:rPr>
      <w:b/>
      <w:sz w:val="24"/>
      <w:szCs w:val="32"/>
      <w:lang w:val="en-US"/>
    </w:rPr>
  </w:style>
  <w:style w:type="paragraph" w:customStyle="1" w:styleId="12B">
    <w:name w:val="Ü12B"/>
    <w:basedOn w:val="Normal"/>
    <w:next w:val="Normal"/>
    <w:link w:val="12BZchn"/>
    <w:qFormat/>
    <w:rsid w:val="00A14623"/>
    <w:pPr>
      <w:spacing w:before="120" w:after="120"/>
    </w:pPr>
    <w:rPr>
      <w:b/>
      <w:color w:val="4F81BD"/>
      <w:sz w:val="24"/>
      <w:szCs w:val="32"/>
    </w:rPr>
  </w:style>
  <w:style w:type="character" w:customStyle="1" w:styleId="12BZchn">
    <w:name w:val="Ü12B Zchn"/>
    <w:link w:val="12B"/>
    <w:rsid w:val="00A14623"/>
    <w:rPr>
      <w:b/>
      <w:color w:val="4F81BD"/>
      <w:sz w:val="24"/>
      <w:szCs w:val="32"/>
      <w:lang w:val="en-US"/>
    </w:rPr>
  </w:style>
  <w:style w:type="paragraph" w:customStyle="1" w:styleId="12G">
    <w:name w:val="Ü12G"/>
    <w:basedOn w:val="Normal"/>
    <w:next w:val="Normal"/>
    <w:link w:val="12GZchn"/>
    <w:qFormat/>
    <w:rsid w:val="00A14623"/>
    <w:pPr>
      <w:spacing w:before="120" w:after="120"/>
    </w:pPr>
    <w:rPr>
      <w:b/>
      <w:color w:val="A6A6A6"/>
      <w:sz w:val="24"/>
      <w:szCs w:val="32"/>
    </w:rPr>
  </w:style>
  <w:style w:type="character" w:customStyle="1" w:styleId="12GZchn">
    <w:name w:val="Ü12G Zchn"/>
    <w:link w:val="12G"/>
    <w:rsid w:val="00A14623"/>
    <w:rPr>
      <w:b/>
      <w:color w:val="A6A6A6"/>
      <w:sz w:val="24"/>
      <w:szCs w:val="32"/>
      <w:lang w:val="en-US"/>
    </w:rPr>
  </w:style>
  <w:style w:type="paragraph" w:customStyle="1" w:styleId="12kS">
    <w:name w:val="Ü12kS"/>
    <w:basedOn w:val="Normal"/>
    <w:next w:val="Normal"/>
    <w:link w:val="12kSZchn"/>
    <w:qFormat/>
    <w:rsid w:val="00A14623"/>
    <w:pPr>
      <w:spacing w:before="120" w:after="120"/>
    </w:pPr>
    <w:rPr>
      <w:i/>
      <w:sz w:val="24"/>
      <w:szCs w:val="32"/>
    </w:rPr>
  </w:style>
  <w:style w:type="character" w:customStyle="1" w:styleId="12kSZchn">
    <w:name w:val="Ü12kS Zchn"/>
    <w:link w:val="12kS"/>
    <w:rsid w:val="00A14623"/>
    <w:rPr>
      <w:i/>
      <w:sz w:val="24"/>
      <w:szCs w:val="32"/>
      <w:lang w:val="en-US"/>
    </w:rPr>
  </w:style>
  <w:style w:type="paragraph" w:customStyle="1" w:styleId="12kB">
    <w:name w:val="Ü12kB"/>
    <w:basedOn w:val="Normal"/>
    <w:next w:val="Normal"/>
    <w:link w:val="12kBZchn"/>
    <w:qFormat/>
    <w:rsid w:val="00A14623"/>
    <w:pPr>
      <w:spacing w:before="120" w:after="120"/>
    </w:pPr>
    <w:rPr>
      <w:i/>
      <w:color w:val="95B3D7"/>
      <w:sz w:val="24"/>
      <w:szCs w:val="32"/>
    </w:rPr>
  </w:style>
  <w:style w:type="character" w:customStyle="1" w:styleId="12kBZchn">
    <w:name w:val="Ü12kB Zchn"/>
    <w:link w:val="12kB"/>
    <w:rsid w:val="00A14623"/>
    <w:rPr>
      <w:i/>
      <w:color w:val="95B3D7"/>
      <w:sz w:val="24"/>
      <w:szCs w:val="32"/>
      <w:lang w:val="en-US"/>
    </w:rPr>
  </w:style>
  <w:style w:type="paragraph" w:customStyle="1" w:styleId="12kG">
    <w:name w:val="Ü12kG"/>
    <w:basedOn w:val="Normal"/>
    <w:next w:val="Normal"/>
    <w:link w:val="12kGZchn"/>
    <w:qFormat/>
    <w:rsid w:val="00A14623"/>
    <w:pPr>
      <w:spacing w:before="120" w:after="120"/>
    </w:pPr>
    <w:rPr>
      <w:i/>
      <w:color w:val="BFBFBF"/>
      <w:sz w:val="24"/>
      <w:szCs w:val="32"/>
    </w:rPr>
  </w:style>
  <w:style w:type="character" w:customStyle="1" w:styleId="12kGZchn">
    <w:name w:val="Ü12kG Zchn"/>
    <w:link w:val="12kG"/>
    <w:rsid w:val="00A14623"/>
    <w:rPr>
      <w:i/>
      <w:color w:val="BFBFBF"/>
      <w:sz w:val="24"/>
      <w:szCs w:val="32"/>
      <w:lang w:val="en-US"/>
    </w:rPr>
  </w:style>
  <w:style w:type="paragraph" w:styleId="ListParagraph">
    <w:name w:val="List Paragraph"/>
    <w:basedOn w:val="Normal"/>
    <w:uiPriority w:val="34"/>
    <w:qFormat/>
    <w:rsid w:val="00F30924"/>
    <w:pPr>
      <w:numPr>
        <w:numId w:val="18"/>
      </w:numPr>
      <w:spacing w:after="120"/>
      <w:ind w:left="568" w:hanging="284"/>
      <w:contextualSpacing/>
      <w:jc w:val="left"/>
    </w:pPr>
    <w:rPr>
      <w:lang w:eastAsia="en-US"/>
    </w:rPr>
  </w:style>
  <w:style w:type="table" w:styleId="LightShading">
    <w:name w:val="Light Shading"/>
    <w:basedOn w:val="TableNormal"/>
    <w:uiPriority w:val="60"/>
    <w:rsid w:val="00E03B5A"/>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Caption">
    <w:name w:val="caption"/>
    <w:basedOn w:val="Normal"/>
    <w:next w:val="Normal"/>
    <w:uiPriority w:val="35"/>
    <w:unhideWhenUsed/>
    <w:qFormat/>
    <w:rsid w:val="00056934"/>
    <w:pPr>
      <w:spacing w:before="120" w:after="240"/>
    </w:pPr>
    <w:rPr>
      <w:bCs/>
      <w:i/>
      <w:sz w:val="20"/>
      <w:szCs w:val="20"/>
    </w:rPr>
  </w:style>
  <w:style w:type="paragraph" w:styleId="TOCHeading">
    <w:name w:val="TOC Heading"/>
    <w:basedOn w:val="Heading1"/>
    <w:next w:val="Normal"/>
    <w:uiPriority w:val="39"/>
    <w:unhideWhenUsed/>
    <w:qFormat/>
    <w:rsid w:val="00F57F44"/>
    <w:pPr>
      <w:keepLines/>
      <w:widowControl/>
      <w:tabs>
        <w:tab w:val="clear" w:pos="-720"/>
      </w:tabs>
      <w:suppressAutoHyphens w:val="0"/>
      <w:autoSpaceDE/>
      <w:autoSpaceDN/>
      <w:spacing w:before="480" w:after="0" w:line="276" w:lineRule="auto"/>
      <w:jc w:val="left"/>
      <w:outlineLvl w:val="9"/>
    </w:pPr>
    <w:rPr>
      <w:rFonts w:asciiTheme="majorHAnsi" w:eastAsiaTheme="majorEastAsia" w:hAnsiTheme="majorHAnsi" w:cstheme="majorBidi"/>
      <w:color w:val="365F91" w:themeColor="accent1" w:themeShade="BF"/>
      <w:spacing w:val="0"/>
      <w:sz w:val="28"/>
      <w:szCs w:val="28"/>
      <w:lang w:val="en-US" w:eastAsia="ja-JP"/>
    </w:rPr>
  </w:style>
  <w:style w:type="paragraph" w:styleId="TOC2">
    <w:name w:val="toc 2"/>
    <w:basedOn w:val="Normal"/>
    <w:next w:val="Normal"/>
    <w:autoRedefine/>
    <w:uiPriority w:val="39"/>
    <w:unhideWhenUsed/>
    <w:qFormat/>
    <w:rsid w:val="00F57F44"/>
    <w:pPr>
      <w:spacing w:after="100"/>
      <w:ind w:left="220"/>
    </w:pPr>
  </w:style>
  <w:style w:type="paragraph" w:styleId="TOC3">
    <w:name w:val="toc 3"/>
    <w:basedOn w:val="Normal"/>
    <w:next w:val="Normal"/>
    <w:autoRedefine/>
    <w:uiPriority w:val="39"/>
    <w:unhideWhenUsed/>
    <w:qFormat/>
    <w:rsid w:val="00F57F44"/>
    <w:pPr>
      <w:spacing w:after="100"/>
      <w:ind w:left="440"/>
    </w:pPr>
  </w:style>
  <w:style w:type="character" w:styleId="Hyperlink">
    <w:name w:val="Hyperlink"/>
    <w:basedOn w:val="DefaultParagraphFont"/>
    <w:uiPriority w:val="99"/>
    <w:unhideWhenUsed/>
    <w:rsid w:val="00F57F44"/>
    <w:rPr>
      <w:color w:val="0000FF" w:themeColor="hyperlink"/>
      <w:u w:val="single"/>
    </w:rPr>
  </w:style>
  <w:style w:type="paragraph" w:styleId="TOC1">
    <w:name w:val="toc 1"/>
    <w:basedOn w:val="Normal"/>
    <w:next w:val="Normal"/>
    <w:autoRedefine/>
    <w:uiPriority w:val="39"/>
    <w:unhideWhenUsed/>
    <w:qFormat/>
    <w:rsid w:val="001909A5"/>
    <w:pPr>
      <w:tabs>
        <w:tab w:val="left" w:pos="440"/>
        <w:tab w:val="right" w:leader="dot" w:pos="9060"/>
      </w:tabs>
      <w:spacing w:after="100"/>
    </w:pPr>
  </w:style>
  <w:style w:type="paragraph" w:styleId="ListBullet">
    <w:name w:val="List Bullet"/>
    <w:basedOn w:val="Normal"/>
    <w:uiPriority w:val="99"/>
    <w:unhideWhenUsed/>
    <w:rsid w:val="00903835"/>
    <w:pPr>
      <w:numPr>
        <w:numId w:val="24"/>
      </w:numPr>
      <w:contextualSpacing/>
    </w:pPr>
  </w:style>
  <w:style w:type="table" w:styleId="LightList-Accent1">
    <w:name w:val="Light List Accent 1"/>
    <w:basedOn w:val="TableNormal"/>
    <w:uiPriority w:val="61"/>
    <w:rsid w:val="00B747C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StyleLatinArial10pt">
    <w:name w:val="Style (Latin) Arial 10 pt"/>
    <w:basedOn w:val="DefaultParagraphFont"/>
    <w:qFormat/>
    <w:rsid w:val="00DB57C1"/>
    <w:rPr>
      <w:rFonts w:ascii="Arial" w:hAnsi="Arial"/>
      <w:sz w:val="18"/>
    </w:rPr>
  </w:style>
  <w:style w:type="character" w:customStyle="1" w:styleId="Heading6Char">
    <w:name w:val="Heading 6 Char"/>
    <w:basedOn w:val="DefaultParagraphFont"/>
    <w:link w:val="Heading6"/>
    <w:uiPriority w:val="9"/>
    <w:semiHidden/>
    <w:rsid w:val="001909A5"/>
    <w:rPr>
      <w:rFonts w:asciiTheme="majorHAnsi" w:eastAsiaTheme="majorEastAsia" w:hAnsiTheme="majorHAnsi" w:cstheme="majorBidi"/>
      <w:i/>
      <w:iCs/>
      <w:color w:val="243F60" w:themeColor="accent1" w:themeShade="7F"/>
      <w:sz w:val="22"/>
      <w:szCs w:val="22"/>
      <w:lang w:val="en-US"/>
    </w:rPr>
  </w:style>
  <w:style w:type="character" w:customStyle="1" w:styleId="Heading7Char">
    <w:name w:val="Heading 7 Char"/>
    <w:basedOn w:val="DefaultParagraphFont"/>
    <w:link w:val="Heading7"/>
    <w:uiPriority w:val="9"/>
    <w:semiHidden/>
    <w:rsid w:val="001909A5"/>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1909A5"/>
    <w:rPr>
      <w:rFonts w:asciiTheme="majorHAnsi" w:eastAsiaTheme="majorEastAsia" w:hAnsiTheme="majorHAnsi" w:cstheme="majorBidi"/>
      <w:color w:val="404040" w:themeColor="text1" w:themeTint="BF"/>
      <w:lang w:val="en-US"/>
    </w:rPr>
  </w:style>
  <w:style w:type="character" w:customStyle="1" w:styleId="Heading9Char">
    <w:name w:val="Heading 9 Char"/>
    <w:basedOn w:val="DefaultParagraphFont"/>
    <w:link w:val="Heading9"/>
    <w:uiPriority w:val="9"/>
    <w:semiHidden/>
    <w:rsid w:val="001909A5"/>
    <w:rPr>
      <w:rFonts w:asciiTheme="majorHAnsi" w:eastAsiaTheme="majorEastAsia" w:hAnsiTheme="majorHAnsi" w:cstheme="majorBidi"/>
      <w:i/>
      <w:iCs/>
      <w:color w:val="404040" w:themeColor="text1" w:themeTint="BF"/>
      <w:lang w:val="en-US"/>
    </w:rPr>
  </w:style>
  <w:style w:type="paragraph" w:styleId="Revision">
    <w:name w:val="Revision"/>
    <w:hidden/>
    <w:uiPriority w:val="99"/>
    <w:semiHidden/>
    <w:rsid w:val="00E27578"/>
    <w:rPr>
      <w:sz w:val="22"/>
      <w:szCs w:val="22"/>
      <w:lang w:val="en-US"/>
    </w:rPr>
  </w:style>
  <w:style w:type="character" w:styleId="UnresolvedMention">
    <w:name w:val="Unresolved Mention"/>
    <w:basedOn w:val="DefaultParagraphFont"/>
    <w:uiPriority w:val="99"/>
    <w:semiHidden/>
    <w:unhideWhenUsed/>
    <w:rsid w:val="003E5A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12681">
      <w:bodyDiv w:val="1"/>
      <w:marLeft w:val="0"/>
      <w:marRight w:val="0"/>
      <w:marTop w:val="0"/>
      <w:marBottom w:val="0"/>
      <w:divBdr>
        <w:top w:val="none" w:sz="0" w:space="0" w:color="auto"/>
        <w:left w:val="none" w:sz="0" w:space="0" w:color="auto"/>
        <w:bottom w:val="none" w:sz="0" w:space="0" w:color="auto"/>
        <w:right w:val="none" w:sz="0" w:space="0" w:color="auto"/>
      </w:divBdr>
      <w:divsChild>
        <w:div w:id="1033074173">
          <w:marLeft w:val="446"/>
          <w:marRight w:val="0"/>
          <w:marTop w:val="0"/>
          <w:marBottom w:val="0"/>
          <w:divBdr>
            <w:top w:val="none" w:sz="0" w:space="0" w:color="auto"/>
            <w:left w:val="none" w:sz="0" w:space="0" w:color="auto"/>
            <w:bottom w:val="none" w:sz="0" w:space="0" w:color="auto"/>
            <w:right w:val="none" w:sz="0" w:space="0" w:color="auto"/>
          </w:divBdr>
        </w:div>
        <w:div w:id="1033847092">
          <w:marLeft w:val="446"/>
          <w:marRight w:val="0"/>
          <w:marTop w:val="0"/>
          <w:marBottom w:val="0"/>
          <w:divBdr>
            <w:top w:val="none" w:sz="0" w:space="0" w:color="auto"/>
            <w:left w:val="none" w:sz="0" w:space="0" w:color="auto"/>
            <w:bottom w:val="none" w:sz="0" w:space="0" w:color="auto"/>
            <w:right w:val="none" w:sz="0" w:space="0" w:color="auto"/>
          </w:divBdr>
        </w:div>
        <w:div w:id="1065571028">
          <w:marLeft w:val="446"/>
          <w:marRight w:val="0"/>
          <w:marTop w:val="0"/>
          <w:marBottom w:val="0"/>
          <w:divBdr>
            <w:top w:val="none" w:sz="0" w:space="0" w:color="auto"/>
            <w:left w:val="none" w:sz="0" w:space="0" w:color="auto"/>
            <w:bottom w:val="none" w:sz="0" w:space="0" w:color="auto"/>
            <w:right w:val="none" w:sz="0" w:space="0" w:color="auto"/>
          </w:divBdr>
        </w:div>
      </w:divsChild>
    </w:div>
    <w:div w:id="199976295">
      <w:bodyDiv w:val="1"/>
      <w:marLeft w:val="0"/>
      <w:marRight w:val="0"/>
      <w:marTop w:val="0"/>
      <w:marBottom w:val="0"/>
      <w:divBdr>
        <w:top w:val="none" w:sz="0" w:space="0" w:color="auto"/>
        <w:left w:val="none" w:sz="0" w:space="0" w:color="auto"/>
        <w:bottom w:val="none" w:sz="0" w:space="0" w:color="auto"/>
        <w:right w:val="none" w:sz="0" w:space="0" w:color="auto"/>
      </w:divBdr>
    </w:div>
    <w:div w:id="308635461">
      <w:bodyDiv w:val="1"/>
      <w:marLeft w:val="0"/>
      <w:marRight w:val="0"/>
      <w:marTop w:val="0"/>
      <w:marBottom w:val="0"/>
      <w:divBdr>
        <w:top w:val="none" w:sz="0" w:space="0" w:color="auto"/>
        <w:left w:val="none" w:sz="0" w:space="0" w:color="auto"/>
        <w:bottom w:val="none" w:sz="0" w:space="0" w:color="auto"/>
        <w:right w:val="none" w:sz="0" w:space="0" w:color="auto"/>
      </w:divBdr>
      <w:divsChild>
        <w:div w:id="346055857">
          <w:marLeft w:val="446"/>
          <w:marRight w:val="0"/>
          <w:marTop w:val="0"/>
          <w:marBottom w:val="0"/>
          <w:divBdr>
            <w:top w:val="none" w:sz="0" w:space="0" w:color="auto"/>
            <w:left w:val="none" w:sz="0" w:space="0" w:color="auto"/>
            <w:bottom w:val="none" w:sz="0" w:space="0" w:color="auto"/>
            <w:right w:val="none" w:sz="0" w:space="0" w:color="auto"/>
          </w:divBdr>
        </w:div>
      </w:divsChild>
    </w:div>
    <w:div w:id="435947984">
      <w:bodyDiv w:val="1"/>
      <w:marLeft w:val="0"/>
      <w:marRight w:val="0"/>
      <w:marTop w:val="0"/>
      <w:marBottom w:val="0"/>
      <w:divBdr>
        <w:top w:val="none" w:sz="0" w:space="0" w:color="auto"/>
        <w:left w:val="none" w:sz="0" w:space="0" w:color="auto"/>
        <w:bottom w:val="none" w:sz="0" w:space="0" w:color="auto"/>
        <w:right w:val="none" w:sz="0" w:space="0" w:color="auto"/>
      </w:divBdr>
      <w:divsChild>
        <w:div w:id="1179855422">
          <w:marLeft w:val="480"/>
          <w:marRight w:val="0"/>
          <w:marTop w:val="0"/>
          <w:marBottom w:val="0"/>
          <w:divBdr>
            <w:top w:val="none" w:sz="0" w:space="0" w:color="auto"/>
            <w:left w:val="none" w:sz="0" w:space="0" w:color="auto"/>
            <w:bottom w:val="none" w:sz="0" w:space="0" w:color="auto"/>
            <w:right w:val="none" w:sz="0" w:space="0" w:color="auto"/>
          </w:divBdr>
          <w:divsChild>
            <w:div w:id="26492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9328">
      <w:bodyDiv w:val="1"/>
      <w:marLeft w:val="0"/>
      <w:marRight w:val="0"/>
      <w:marTop w:val="0"/>
      <w:marBottom w:val="0"/>
      <w:divBdr>
        <w:top w:val="none" w:sz="0" w:space="0" w:color="auto"/>
        <w:left w:val="none" w:sz="0" w:space="0" w:color="auto"/>
        <w:bottom w:val="none" w:sz="0" w:space="0" w:color="auto"/>
        <w:right w:val="none" w:sz="0" w:space="0" w:color="auto"/>
      </w:divBdr>
      <w:divsChild>
        <w:div w:id="9720472">
          <w:marLeft w:val="1166"/>
          <w:marRight w:val="0"/>
          <w:marTop w:val="0"/>
          <w:marBottom w:val="0"/>
          <w:divBdr>
            <w:top w:val="none" w:sz="0" w:space="0" w:color="auto"/>
            <w:left w:val="none" w:sz="0" w:space="0" w:color="auto"/>
            <w:bottom w:val="none" w:sz="0" w:space="0" w:color="auto"/>
            <w:right w:val="none" w:sz="0" w:space="0" w:color="auto"/>
          </w:divBdr>
        </w:div>
        <w:div w:id="52778350">
          <w:marLeft w:val="1166"/>
          <w:marRight w:val="0"/>
          <w:marTop w:val="0"/>
          <w:marBottom w:val="240"/>
          <w:divBdr>
            <w:top w:val="none" w:sz="0" w:space="0" w:color="auto"/>
            <w:left w:val="none" w:sz="0" w:space="0" w:color="auto"/>
            <w:bottom w:val="none" w:sz="0" w:space="0" w:color="auto"/>
            <w:right w:val="none" w:sz="0" w:space="0" w:color="auto"/>
          </w:divBdr>
        </w:div>
        <w:div w:id="244650110">
          <w:marLeft w:val="446"/>
          <w:marRight w:val="0"/>
          <w:marTop w:val="0"/>
          <w:marBottom w:val="240"/>
          <w:divBdr>
            <w:top w:val="none" w:sz="0" w:space="0" w:color="auto"/>
            <w:left w:val="none" w:sz="0" w:space="0" w:color="auto"/>
            <w:bottom w:val="none" w:sz="0" w:space="0" w:color="auto"/>
            <w:right w:val="none" w:sz="0" w:space="0" w:color="auto"/>
          </w:divBdr>
        </w:div>
        <w:div w:id="293873541">
          <w:marLeft w:val="446"/>
          <w:marRight w:val="0"/>
          <w:marTop w:val="0"/>
          <w:marBottom w:val="0"/>
          <w:divBdr>
            <w:top w:val="none" w:sz="0" w:space="0" w:color="auto"/>
            <w:left w:val="none" w:sz="0" w:space="0" w:color="auto"/>
            <w:bottom w:val="none" w:sz="0" w:space="0" w:color="auto"/>
            <w:right w:val="none" w:sz="0" w:space="0" w:color="auto"/>
          </w:divBdr>
        </w:div>
        <w:div w:id="531576842">
          <w:marLeft w:val="446"/>
          <w:marRight w:val="0"/>
          <w:marTop w:val="0"/>
          <w:marBottom w:val="240"/>
          <w:divBdr>
            <w:top w:val="none" w:sz="0" w:space="0" w:color="auto"/>
            <w:left w:val="none" w:sz="0" w:space="0" w:color="auto"/>
            <w:bottom w:val="none" w:sz="0" w:space="0" w:color="auto"/>
            <w:right w:val="none" w:sz="0" w:space="0" w:color="auto"/>
          </w:divBdr>
        </w:div>
        <w:div w:id="957182791">
          <w:marLeft w:val="446"/>
          <w:marRight w:val="0"/>
          <w:marTop w:val="0"/>
          <w:marBottom w:val="240"/>
          <w:divBdr>
            <w:top w:val="none" w:sz="0" w:space="0" w:color="auto"/>
            <w:left w:val="none" w:sz="0" w:space="0" w:color="auto"/>
            <w:bottom w:val="none" w:sz="0" w:space="0" w:color="auto"/>
            <w:right w:val="none" w:sz="0" w:space="0" w:color="auto"/>
          </w:divBdr>
        </w:div>
        <w:div w:id="1118452838">
          <w:marLeft w:val="446"/>
          <w:marRight w:val="0"/>
          <w:marTop w:val="0"/>
          <w:marBottom w:val="240"/>
          <w:divBdr>
            <w:top w:val="none" w:sz="0" w:space="0" w:color="auto"/>
            <w:left w:val="none" w:sz="0" w:space="0" w:color="auto"/>
            <w:bottom w:val="none" w:sz="0" w:space="0" w:color="auto"/>
            <w:right w:val="none" w:sz="0" w:space="0" w:color="auto"/>
          </w:divBdr>
        </w:div>
        <w:div w:id="1143888979">
          <w:marLeft w:val="446"/>
          <w:marRight w:val="0"/>
          <w:marTop w:val="0"/>
          <w:marBottom w:val="240"/>
          <w:divBdr>
            <w:top w:val="none" w:sz="0" w:space="0" w:color="auto"/>
            <w:left w:val="none" w:sz="0" w:space="0" w:color="auto"/>
            <w:bottom w:val="none" w:sz="0" w:space="0" w:color="auto"/>
            <w:right w:val="none" w:sz="0" w:space="0" w:color="auto"/>
          </w:divBdr>
        </w:div>
        <w:div w:id="1470051809">
          <w:marLeft w:val="446"/>
          <w:marRight w:val="0"/>
          <w:marTop w:val="0"/>
          <w:marBottom w:val="240"/>
          <w:divBdr>
            <w:top w:val="none" w:sz="0" w:space="0" w:color="auto"/>
            <w:left w:val="none" w:sz="0" w:space="0" w:color="auto"/>
            <w:bottom w:val="none" w:sz="0" w:space="0" w:color="auto"/>
            <w:right w:val="none" w:sz="0" w:space="0" w:color="auto"/>
          </w:divBdr>
        </w:div>
        <w:div w:id="2122214635">
          <w:marLeft w:val="446"/>
          <w:marRight w:val="0"/>
          <w:marTop w:val="0"/>
          <w:marBottom w:val="240"/>
          <w:divBdr>
            <w:top w:val="none" w:sz="0" w:space="0" w:color="auto"/>
            <w:left w:val="none" w:sz="0" w:space="0" w:color="auto"/>
            <w:bottom w:val="none" w:sz="0" w:space="0" w:color="auto"/>
            <w:right w:val="none" w:sz="0" w:space="0" w:color="auto"/>
          </w:divBdr>
        </w:div>
      </w:divsChild>
    </w:div>
    <w:div w:id="1027294763">
      <w:bodyDiv w:val="1"/>
      <w:marLeft w:val="0"/>
      <w:marRight w:val="0"/>
      <w:marTop w:val="0"/>
      <w:marBottom w:val="0"/>
      <w:divBdr>
        <w:top w:val="none" w:sz="0" w:space="0" w:color="auto"/>
        <w:left w:val="none" w:sz="0" w:space="0" w:color="auto"/>
        <w:bottom w:val="none" w:sz="0" w:space="0" w:color="auto"/>
        <w:right w:val="none" w:sz="0" w:space="0" w:color="auto"/>
      </w:divBdr>
      <w:divsChild>
        <w:div w:id="226573679">
          <w:marLeft w:val="1166"/>
          <w:marRight w:val="0"/>
          <w:marTop w:val="0"/>
          <w:marBottom w:val="0"/>
          <w:divBdr>
            <w:top w:val="none" w:sz="0" w:space="0" w:color="auto"/>
            <w:left w:val="none" w:sz="0" w:space="0" w:color="auto"/>
            <w:bottom w:val="none" w:sz="0" w:space="0" w:color="auto"/>
            <w:right w:val="none" w:sz="0" w:space="0" w:color="auto"/>
          </w:divBdr>
        </w:div>
        <w:div w:id="308945288">
          <w:marLeft w:val="1166"/>
          <w:marRight w:val="0"/>
          <w:marTop w:val="0"/>
          <w:marBottom w:val="0"/>
          <w:divBdr>
            <w:top w:val="none" w:sz="0" w:space="0" w:color="auto"/>
            <w:left w:val="none" w:sz="0" w:space="0" w:color="auto"/>
            <w:bottom w:val="none" w:sz="0" w:space="0" w:color="auto"/>
            <w:right w:val="none" w:sz="0" w:space="0" w:color="auto"/>
          </w:divBdr>
        </w:div>
        <w:div w:id="369645516">
          <w:marLeft w:val="1886"/>
          <w:marRight w:val="0"/>
          <w:marTop w:val="0"/>
          <w:marBottom w:val="0"/>
          <w:divBdr>
            <w:top w:val="none" w:sz="0" w:space="0" w:color="auto"/>
            <w:left w:val="none" w:sz="0" w:space="0" w:color="auto"/>
            <w:bottom w:val="none" w:sz="0" w:space="0" w:color="auto"/>
            <w:right w:val="none" w:sz="0" w:space="0" w:color="auto"/>
          </w:divBdr>
        </w:div>
        <w:div w:id="885486368">
          <w:marLeft w:val="1166"/>
          <w:marRight w:val="0"/>
          <w:marTop w:val="0"/>
          <w:marBottom w:val="0"/>
          <w:divBdr>
            <w:top w:val="none" w:sz="0" w:space="0" w:color="auto"/>
            <w:left w:val="none" w:sz="0" w:space="0" w:color="auto"/>
            <w:bottom w:val="none" w:sz="0" w:space="0" w:color="auto"/>
            <w:right w:val="none" w:sz="0" w:space="0" w:color="auto"/>
          </w:divBdr>
        </w:div>
        <w:div w:id="1450780263">
          <w:marLeft w:val="446"/>
          <w:marRight w:val="0"/>
          <w:marTop w:val="0"/>
          <w:marBottom w:val="0"/>
          <w:divBdr>
            <w:top w:val="none" w:sz="0" w:space="0" w:color="auto"/>
            <w:left w:val="none" w:sz="0" w:space="0" w:color="auto"/>
            <w:bottom w:val="none" w:sz="0" w:space="0" w:color="auto"/>
            <w:right w:val="none" w:sz="0" w:space="0" w:color="auto"/>
          </w:divBdr>
        </w:div>
      </w:divsChild>
    </w:div>
    <w:div w:id="1092434030">
      <w:bodyDiv w:val="1"/>
      <w:marLeft w:val="0"/>
      <w:marRight w:val="0"/>
      <w:marTop w:val="0"/>
      <w:marBottom w:val="0"/>
      <w:divBdr>
        <w:top w:val="none" w:sz="0" w:space="0" w:color="auto"/>
        <w:left w:val="none" w:sz="0" w:space="0" w:color="auto"/>
        <w:bottom w:val="none" w:sz="0" w:space="0" w:color="auto"/>
        <w:right w:val="none" w:sz="0" w:space="0" w:color="auto"/>
      </w:divBdr>
      <w:divsChild>
        <w:div w:id="28730486">
          <w:marLeft w:val="547"/>
          <w:marRight w:val="0"/>
          <w:marTop w:val="0"/>
          <w:marBottom w:val="240"/>
          <w:divBdr>
            <w:top w:val="none" w:sz="0" w:space="0" w:color="auto"/>
            <w:left w:val="none" w:sz="0" w:space="0" w:color="auto"/>
            <w:bottom w:val="none" w:sz="0" w:space="0" w:color="auto"/>
            <w:right w:val="none" w:sz="0" w:space="0" w:color="auto"/>
          </w:divBdr>
        </w:div>
        <w:div w:id="102237410">
          <w:marLeft w:val="547"/>
          <w:marRight w:val="0"/>
          <w:marTop w:val="0"/>
          <w:marBottom w:val="240"/>
          <w:divBdr>
            <w:top w:val="none" w:sz="0" w:space="0" w:color="auto"/>
            <w:left w:val="none" w:sz="0" w:space="0" w:color="auto"/>
            <w:bottom w:val="none" w:sz="0" w:space="0" w:color="auto"/>
            <w:right w:val="none" w:sz="0" w:space="0" w:color="auto"/>
          </w:divBdr>
        </w:div>
        <w:div w:id="530457697">
          <w:marLeft w:val="547"/>
          <w:marRight w:val="0"/>
          <w:marTop w:val="0"/>
          <w:marBottom w:val="240"/>
          <w:divBdr>
            <w:top w:val="none" w:sz="0" w:space="0" w:color="auto"/>
            <w:left w:val="none" w:sz="0" w:space="0" w:color="auto"/>
            <w:bottom w:val="none" w:sz="0" w:space="0" w:color="auto"/>
            <w:right w:val="none" w:sz="0" w:space="0" w:color="auto"/>
          </w:divBdr>
        </w:div>
        <w:div w:id="618419805">
          <w:marLeft w:val="547"/>
          <w:marRight w:val="0"/>
          <w:marTop w:val="0"/>
          <w:marBottom w:val="240"/>
          <w:divBdr>
            <w:top w:val="none" w:sz="0" w:space="0" w:color="auto"/>
            <w:left w:val="none" w:sz="0" w:space="0" w:color="auto"/>
            <w:bottom w:val="none" w:sz="0" w:space="0" w:color="auto"/>
            <w:right w:val="none" w:sz="0" w:space="0" w:color="auto"/>
          </w:divBdr>
        </w:div>
        <w:div w:id="1828790100">
          <w:marLeft w:val="547"/>
          <w:marRight w:val="0"/>
          <w:marTop w:val="0"/>
          <w:marBottom w:val="240"/>
          <w:divBdr>
            <w:top w:val="none" w:sz="0" w:space="0" w:color="auto"/>
            <w:left w:val="none" w:sz="0" w:space="0" w:color="auto"/>
            <w:bottom w:val="none" w:sz="0" w:space="0" w:color="auto"/>
            <w:right w:val="none" w:sz="0" w:space="0" w:color="auto"/>
          </w:divBdr>
        </w:div>
      </w:divsChild>
    </w:div>
    <w:div w:id="1144931494">
      <w:bodyDiv w:val="1"/>
      <w:marLeft w:val="0"/>
      <w:marRight w:val="0"/>
      <w:marTop w:val="0"/>
      <w:marBottom w:val="0"/>
      <w:divBdr>
        <w:top w:val="none" w:sz="0" w:space="0" w:color="auto"/>
        <w:left w:val="none" w:sz="0" w:space="0" w:color="auto"/>
        <w:bottom w:val="none" w:sz="0" w:space="0" w:color="auto"/>
        <w:right w:val="none" w:sz="0" w:space="0" w:color="auto"/>
      </w:divBdr>
    </w:div>
    <w:div w:id="1209565126">
      <w:bodyDiv w:val="1"/>
      <w:marLeft w:val="0"/>
      <w:marRight w:val="0"/>
      <w:marTop w:val="0"/>
      <w:marBottom w:val="0"/>
      <w:divBdr>
        <w:top w:val="none" w:sz="0" w:space="0" w:color="auto"/>
        <w:left w:val="none" w:sz="0" w:space="0" w:color="auto"/>
        <w:bottom w:val="none" w:sz="0" w:space="0" w:color="auto"/>
        <w:right w:val="none" w:sz="0" w:space="0" w:color="auto"/>
      </w:divBdr>
      <w:divsChild>
        <w:div w:id="980379511">
          <w:marLeft w:val="446"/>
          <w:marRight w:val="0"/>
          <w:marTop w:val="0"/>
          <w:marBottom w:val="0"/>
          <w:divBdr>
            <w:top w:val="none" w:sz="0" w:space="0" w:color="auto"/>
            <w:left w:val="none" w:sz="0" w:space="0" w:color="auto"/>
            <w:bottom w:val="none" w:sz="0" w:space="0" w:color="auto"/>
            <w:right w:val="none" w:sz="0" w:space="0" w:color="auto"/>
          </w:divBdr>
        </w:div>
        <w:div w:id="1107776538">
          <w:marLeft w:val="446"/>
          <w:marRight w:val="0"/>
          <w:marTop w:val="0"/>
          <w:marBottom w:val="0"/>
          <w:divBdr>
            <w:top w:val="none" w:sz="0" w:space="0" w:color="auto"/>
            <w:left w:val="none" w:sz="0" w:space="0" w:color="auto"/>
            <w:bottom w:val="none" w:sz="0" w:space="0" w:color="auto"/>
            <w:right w:val="none" w:sz="0" w:space="0" w:color="auto"/>
          </w:divBdr>
        </w:div>
        <w:div w:id="1814133610">
          <w:marLeft w:val="446"/>
          <w:marRight w:val="0"/>
          <w:marTop w:val="0"/>
          <w:marBottom w:val="0"/>
          <w:divBdr>
            <w:top w:val="none" w:sz="0" w:space="0" w:color="auto"/>
            <w:left w:val="none" w:sz="0" w:space="0" w:color="auto"/>
            <w:bottom w:val="none" w:sz="0" w:space="0" w:color="auto"/>
            <w:right w:val="none" w:sz="0" w:space="0" w:color="auto"/>
          </w:divBdr>
        </w:div>
      </w:divsChild>
    </w:div>
    <w:div w:id="1344472658">
      <w:bodyDiv w:val="1"/>
      <w:marLeft w:val="0"/>
      <w:marRight w:val="0"/>
      <w:marTop w:val="0"/>
      <w:marBottom w:val="0"/>
      <w:divBdr>
        <w:top w:val="none" w:sz="0" w:space="0" w:color="auto"/>
        <w:left w:val="none" w:sz="0" w:space="0" w:color="auto"/>
        <w:bottom w:val="none" w:sz="0" w:space="0" w:color="auto"/>
        <w:right w:val="none" w:sz="0" w:space="0" w:color="auto"/>
      </w:divBdr>
    </w:div>
    <w:div w:id="1647470902">
      <w:bodyDiv w:val="1"/>
      <w:marLeft w:val="0"/>
      <w:marRight w:val="0"/>
      <w:marTop w:val="0"/>
      <w:marBottom w:val="0"/>
      <w:divBdr>
        <w:top w:val="none" w:sz="0" w:space="0" w:color="auto"/>
        <w:left w:val="none" w:sz="0" w:space="0" w:color="auto"/>
        <w:bottom w:val="none" w:sz="0" w:space="0" w:color="auto"/>
        <w:right w:val="none" w:sz="0" w:space="0" w:color="auto"/>
      </w:divBdr>
    </w:div>
    <w:div w:id="1795637361">
      <w:bodyDiv w:val="1"/>
      <w:marLeft w:val="0"/>
      <w:marRight w:val="0"/>
      <w:marTop w:val="0"/>
      <w:marBottom w:val="0"/>
      <w:divBdr>
        <w:top w:val="none" w:sz="0" w:space="0" w:color="auto"/>
        <w:left w:val="none" w:sz="0" w:space="0" w:color="auto"/>
        <w:bottom w:val="none" w:sz="0" w:space="0" w:color="auto"/>
        <w:right w:val="none" w:sz="0" w:space="0" w:color="auto"/>
      </w:divBdr>
    </w:div>
    <w:div w:id="2030597854">
      <w:bodyDiv w:val="1"/>
      <w:marLeft w:val="0"/>
      <w:marRight w:val="0"/>
      <w:marTop w:val="0"/>
      <w:marBottom w:val="0"/>
      <w:divBdr>
        <w:top w:val="none" w:sz="0" w:space="0" w:color="auto"/>
        <w:left w:val="none" w:sz="0" w:space="0" w:color="auto"/>
        <w:bottom w:val="none" w:sz="0" w:space="0" w:color="auto"/>
        <w:right w:val="none" w:sz="0" w:space="0" w:color="auto"/>
      </w:divBdr>
      <w:divsChild>
        <w:div w:id="630286384">
          <w:marLeft w:val="446"/>
          <w:marRight w:val="0"/>
          <w:marTop w:val="0"/>
          <w:marBottom w:val="0"/>
          <w:divBdr>
            <w:top w:val="none" w:sz="0" w:space="0" w:color="auto"/>
            <w:left w:val="none" w:sz="0" w:space="0" w:color="auto"/>
            <w:bottom w:val="none" w:sz="0" w:space="0" w:color="auto"/>
            <w:right w:val="none" w:sz="0" w:space="0" w:color="auto"/>
          </w:divBdr>
        </w:div>
        <w:div w:id="1528635845">
          <w:marLeft w:val="446"/>
          <w:marRight w:val="0"/>
          <w:marTop w:val="0"/>
          <w:marBottom w:val="0"/>
          <w:divBdr>
            <w:top w:val="none" w:sz="0" w:space="0" w:color="auto"/>
            <w:left w:val="none" w:sz="0" w:space="0" w:color="auto"/>
            <w:bottom w:val="none" w:sz="0" w:space="0" w:color="auto"/>
            <w:right w:val="none" w:sz="0" w:space="0" w:color="auto"/>
          </w:divBdr>
        </w:div>
        <w:div w:id="181541374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tiff"/><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mailto:phillipp.hehrmann@advancedbionics.com" TargetMode="External"/><Relationship Id="rId23" Type="http://schemas.microsoft.com/office/2011/relationships/people" Target="people.xml"/><Relationship Id="rId10" Type="http://schemas.openxmlformats.org/officeDocument/2006/relationships/footnotes" Target="foot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tiff"/><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8564B8DE938704A8FD582FE9DC78BFB" ma:contentTypeVersion="38" ma:contentTypeDescription="Create a new document." ma:contentTypeScope="" ma:versionID="4c7edbcae4ae221a24f7821bbf8b2285">
  <xsd:schema xmlns:xsd="http://www.w3.org/2001/XMLSchema" xmlns:xs="http://www.w3.org/2001/XMLSchema" xmlns:p="http://schemas.microsoft.com/office/2006/metadata/properties" xmlns:ns1="http://schemas.microsoft.com/sharepoint/v3" xmlns:ns2="9b662f62-187f-4ec5-a6cb-d1a6dae911e5" xmlns:ns3="48822988-90ac-424c-a1b5-3f3b23fcfe40" xmlns:ns5="348ed17b-6376-4bb6-96cf-c1f5a6eef894" xmlns:ns6="36cd898d-c4cc-435f-a194-0ec3e70ddfe0" targetNamespace="http://schemas.microsoft.com/office/2006/metadata/properties" ma:root="true" ma:fieldsID="cb5660c50d8b26e2a038d15389f658e5" ns1:_="" ns2:_="" ns3:_="" ns5:_="" ns6:_="">
    <xsd:import namespace="http://schemas.microsoft.com/sharepoint/v3"/>
    <xsd:import namespace="9b662f62-187f-4ec5-a6cb-d1a6dae911e5"/>
    <xsd:import namespace="48822988-90ac-424c-a1b5-3f3b23fcfe40"/>
    <xsd:import namespace="348ed17b-6376-4bb6-96cf-c1f5a6eef894"/>
    <xsd:import namespace="36cd898d-c4cc-435f-a194-0ec3e70ddfe0"/>
    <xsd:element name="properties">
      <xsd:complexType>
        <xsd:sequence>
          <xsd:element name="documentManagement">
            <xsd:complexType>
              <xsd:all>
                <xsd:element ref="ns2:Department" minOccurs="0"/>
                <xsd:element ref="ns2:Doc_x0020_Type" minOccurs="0"/>
                <xsd:element ref="ns1:_dlc_Exempt" minOccurs="0"/>
                <xsd:element ref="ns3:DLCPolicyLabelValue" minOccurs="0"/>
                <xsd:element ref="ns3:DLCPolicyLabelClientValue" minOccurs="0"/>
                <xsd:element ref="ns3:DLCPolicyLabelLock" minOccurs="0"/>
                <xsd:element ref="ns5:Approval_x0020_Date" minOccurs="0"/>
                <xsd:element ref="ns5:Approved_x0020_By" minOccurs="0"/>
                <xsd:element ref="ns5:Approved_x0020_Version" minOccurs="0"/>
                <xsd:element ref="ns5:Current_x0020_Version" minOccurs="0"/>
                <xsd:element ref="ns1:Language" minOccurs="0"/>
                <xsd:element ref="ns5:Corp" minOccurs="0"/>
                <xsd:element ref="ns5:Monitoring" minOccurs="0"/>
                <xsd:element ref="ns5:Re-Training" minOccurs="0"/>
                <xsd:element ref="ns6:Profil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1" nillable="true" ma:displayName="Exempt from Policy" ma:hidden="true" ma:internalName="_dlc_Exempt" ma:readOnly="true">
      <xsd:simpleType>
        <xsd:restriction base="dms:Unknown"/>
      </xsd:simpleType>
    </xsd:element>
    <xsd:element name="Language" ma:index="23" nillable="true" ma:displayName="Language" ma:default="English" ma:format="Dropdown" ma:internalName="Languag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enumeration value="Multilangual"/>
        </xsd:restriction>
      </xsd:simpleType>
    </xsd:element>
  </xsd:schema>
  <xsd:schema xmlns:xsd="http://www.w3.org/2001/XMLSchema" xmlns:xs="http://www.w3.org/2001/XMLSchema" xmlns:dms="http://schemas.microsoft.com/office/2006/documentManagement/types" xmlns:pc="http://schemas.microsoft.com/office/infopath/2007/PartnerControls" targetNamespace="9b662f62-187f-4ec5-a6cb-d1a6dae911e5" elementFormDefault="qualified">
    <xsd:import namespace="http://schemas.microsoft.com/office/2006/documentManagement/types"/>
    <xsd:import namespace="http://schemas.microsoft.com/office/infopath/2007/PartnerControls"/>
    <xsd:element name="Department" ma:index="8" nillable="true" ma:displayName="Department" ma:description="Allows to idendify intra-dept. or cross-dept. related documents" ma:format="Dropdown" ma:internalName="Department">
      <xsd:simpleType>
        <xsd:restriction base="dms:Choice">
          <xsd:enumeration value="CA"/>
          <xsd:enumeration value="CE"/>
          <xsd:enumeration value="CS"/>
          <xsd:enumeration value="EM"/>
          <xsd:enumeration value="ET"/>
          <xsd:enumeration value="HR"/>
          <xsd:enumeration value="MA"/>
          <xsd:enumeration value="MK"/>
          <xsd:enumeration value="MK_CR"/>
          <xsd:enumeration value="PL"/>
          <xsd:enumeration value="QA"/>
          <xsd:enumeration value="QS"/>
          <xsd:enumeration value="RA"/>
          <xsd:enumeration value="RD"/>
          <xsd:enumeration value="RT"/>
          <xsd:enumeration value="SA"/>
        </xsd:restriction>
      </xsd:simpleType>
    </xsd:element>
    <xsd:element name="Doc_x0020_Type" ma:index="9" nillable="true" ma:displayName="Doc Type" ma:format="Dropdown" ma:internalName="Doc_x0020_Type">
      <xsd:simpleType>
        <xsd:restriction base="dms:Choice">
          <xsd:enumeration value="Manual"/>
          <xsd:enumeration value="SOP"/>
          <xsd:enumeration value="GWP"/>
          <xsd:enumeration value="WI"/>
          <xsd:enumeration value="Form"/>
          <xsd:enumeration value="Tracking Doc"/>
        </xsd:restriction>
      </xsd:simpleType>
    </xsd:element>
  </xsd:schema>
  <xsd:schema xmlns:xsd="http://www.w3.org/2001/XMLSchema" xmlns:xs="http://www.w3.org/2001/XMLSchema" xmlns:dms="http://schemas.microsoft.com/office/2006/documentManagement/types" xmlns:pc="http://schemas.microsoft.com/office/infopath/2007/PartnerControls" targetNamespace="48822988-90ac-424c-a1b5-3f3b23fcfe40" elementFormDefault="qualified">
    <xsd:import namespace="http://schemas.microsoft.com/office/2006/documentManagement/types"/>
    <xsd:import namespace="http://schemas.microsoft.com/office/infopath/2007/PartnerControls"/>
    <xsd:element name="DLCPolicyLabelValue" ma:index="12" nillable="true" ma:displayName="Label" ma:description="Stores the current value of the label." ma:internalName="DLCPolicyLabelValue" ma:readOnly="true">
      <xsd:simpleType>
        <xsd:restriction base="dms:Note">
          <xsd:maxLength value="255"/>
        </xsd:restriction>
      </xsd:simpleType>
    </xsd:element>
    <xsd:element name="DLCPolicyLabelClientValue" ma:index="13" nillable="true" ma:displayName="Client Label Value" ma:description="Stores the last label value computed on the client." ma:hidden="true" ma:internalName="DLCPolicyLabelClientValue" ma:readOnly="false">
      <xsd:simpleType>
        <xsd:restriction base="dms:Note"/>
      </xsd:simpleType>
    </xsd:element>
    <xsd:element name="DLCPolicyLabelLock" ma:index="14" nillable="true" ma:displayName="Label Locked" ma:description="Indicates whether the label should be updated when item properties are modified." ma:hidden="true" ma:internalName="DLCPolicyLabelLock"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48ed17b-6376-4bb6-96cf-c1f5a6eef894" elementFormDefault="qualified">
    <xsd:import namespace="http://schemas.microsoft.com/office/2006/documentManagement/types"/>
    <xsd:import namespace="http://schemas.microsoft.com/office/infopath/2007/PartnerControls"/>
    <xsd:element name="Approval_x0020_Date" ma:index="17" nillable="true" ma:displayName="Approval Date" ma:description="Date and time the file was last approved in SharePoint." ma:internalName="Approval_x0020_Date">
      <xsd:simpleType>
        <xsd:restriction base="dms:Text"/>
      </xsd:simpleType>
    </xsd:element>
    <xsd:element name="Approved_x0020_By" ma:index="18" nillable="true" ma:displayName="Approved By" ma:description="The person who last approved the file in SharePoint." ma:list="UserInfo" ma:internalName="Approved_x0020_By">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pproved_x0020_Version" ma:index="19" nillable="true" ma:displayName="Approved Version" ma:description="The latest approved version number of the file in SharePoint." ma:internalName="Approved_x0020_Version">
      <xsd:simpleType>
        <xsd:restriction base="dms:Text"/>
      </xsd:simpleType>
    </xsd:element>
    <xsd:element name="Current_x0020_Version" ma:index="20" nillable="true" ma:displayName="Current Version" ma:description="The current version number of the file in SharePoint." ma:internalName="Current_x0020_Version">
      <xsd:simpleType>
        <xsd:restriction base="dms:Text"/>
      </xsd:simpleType>
    </xsd:element>
    <xsd:element name="Corp" ma:index="24" nillable="true" ma:displayName="Corp" ma:default="0" ma:internalName="Corp">
      <xsd:simpleType>
        <xsd:restriction base="dms:Boolean"/>
      </xsd:simpleType>
    </xsd:element>
    <xsd:element name="Monitoring" ma:index="25" nillable="true" ma:displayName="Monitoring" ma:default="0" ma:internalName="Monitoring">
      <xsd:simpleType>
        <xsd:restriction base="dms:Boolean"/>
      </xsd:simpleType>
    </xsd:element>
    <xsd:element name="Re-Training" ma:index="26" nillable="true" ma:displayName="Re-Training" ma:default="0" ma:internalName="Re_x002d_Training">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36cd898d-c4cc-435f-a194-0ec3e70ddfe0" elementFormDefault="qualified">
    <xsd:import namespace="http://schemas.microsoft.com/office/2006/documentManagement/types"/>
    <xsd:import namespace="http://schemas.microsoft.com/office/infopath/2007/PartnerControls"/>
    <xsd:element name="Profiles" ma:index="27" nillable="true" ma:displayName="Profiles" ma:list="{848003ed-d986-43cd-a522-4d82c03ef642}" ma:internalName="Profiles" ma:showField="Title" ma:web="348ed17b-6376-4bb6-96cf-c1f5a6eef89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p:Policy xmlns:p="office.server.policy" id="" local="true">
  <p:Name>Document</p:Name>
  <p:Description/>
  <p:Statement/>
  <p:PolicyItems>
    <p:PolicyItem featureId="Microsoft.Office.RecordsManagement.PolicyFeatures.PolicyLabel" staticId="0x010100CB55582054EDD541A7719F5F7CAF9E37|-343642129" UniqueId="aa7d387d-8188-475f-9626-29a03a07ea72">
      <p:Name>Labels</p:Name>
      <p:Description>Generates labels that can be inserted in Microsoft Office documents to ensure that document properties or other important information are included when documents are printed. Labels can also be used to search for documents.</p:Description>
      <p:CustomData>
        <label>
          <segment type="metadata">Current_x0020_Version</segment>
          <segment type="literal"> \n </segment>
        </label>
      </p:CustomData>
    </p:PolicyItem>
  </p:PolicyItems>
</p:Policy>
</file>

<file path=customXml/item3.xml><?xml version="1.0" encoding="utf-8"?>
<p:properties xmlns:p="http://schemas.microsoft.com/office/2006/metadata/properties" xmlns:xsi="http://www.w3.org/2001/XMLSchema-instance" xmlns:pc="http://schemas.microsoft.com/office/infopath/2007/PartnerControls">
  <documentManagement>
    <Language xmlns="http://schemas.microsoft.com/sharepoint/v3">English</Language>
    <Department xmlns="9b662f62-187f-4ec5-a6cb-d1a6dae911e5">MK_CR</Department>
    <DLCPolicyLabelClientValue xmlns="48822988-90ac-424c-a1b5-3f3b23fcfe40">1.0 
 </DLCPolicyLabelClientValue>
    <Current_x0020_Version xmlns="348ed17b-6376-4bb6-96cf-c1f5a6eef894">1.0</Current_x0020_Version>
    <Profiles xmlns="36cd898d-c4cc-435f-a194-0ec3e70ddfe0"/>
    <Approval_x0020_Date xmlns="348ed17b-6376-4bb6-96cf-c1f5a6eef894">3/19/2014 5:22:02 PM</Approval_x0020_Date>
    <Doc_x0020_Type xmlns="9b662f62-187f-4ec5-a6cb-d1a6dae911e5">Form</Doc_x0020_Type>
    <Corp xmlns="348ed17b-6376-4bb6-96cf-c1f5a6eef894">false</Corp>
    <Re-Training xmlns="348ed17b-6376-4bb6-96cf-c1f5a6eef894">false</Re-Training>
    <Monitoring xmlns="348ed17b-6376-4bb6-96cf-c1f5a6eef894">false</Monitoring>
    <Approved_x0020_By xmlns="348ed17b-6376-4bb6-96cf-c1f5a6eef894">
      <UserInfo>
        <DisplayName>System Account</DisplayName>
        <AccountId>1073741823</AccountId>
        <AccountType/>
      </UserInfo>
    </Approved_x0020_By>
    <Approved_x0020_Version xmlns="348ed17b-6376-4bb6-96cf-c1f5a6eef894">1.0</Approved_x0020_Version>
    <DLCPolicyLabelLock xmlns="48822988-90ac-424c-a1b5-3f3b23fcfe40" xsi:nil="true"/>
    <DLCPolicyLabelValue xmlns="48822988-90ac-424c-a1b5-3f3b23fcfe40">1.0 
 </DLCPolicyLabelValue>
    <_dlc_Exempt xmlns="http://schemas.microsoft.com/sharepoint/v3">false</_dlc_Exempt>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484C17-48BD-42BD-86EA-D06BEAA440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b662f62-187f-4ec5-a6cb-d1a6dae911e5"/>
    <ds:schemaRef ds:uri="48822988-90ac-424c-a1b5-3f3b23fcfe40"/>
    <ds:schemaRef ds:uri="348ed17b-6376-4bb6-96cf-c1f5a6eef894"/>
    <ds:schemaRef ds:uri="36cd898d-c4cc-435f-a194-0ec3e70ddf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80ECBE6-E9CE-4728-AA91-274EE4A9379F}">
  <ds:schemaRefs>
    <ds:schemaRef ds:uri="office.server.policy"/>
  </ds:schemaRefs>
</ds:datastoreItem>
</file>

<file path=customXml/itemProps3.xml><?xml version="1.0" encoding="utf-8"?>
<ds:datastoreItem xmlns:ds="http://schemas.openxmlformats.org/officeDocument/2006/customXml" ds:itemID="{E0727300-9338-460E-90A6-105544C394E9}">
  <ds:schemaRefs>
    <ds:schemaRef ds:uri="http://schemas.microsoft.com/office/2006/metadata/properties"/>
    <ds:schemaRef ds:uri="http://schemas.microsoft.com/office/infopath/2007/PartnerControls"/>
    <ds:schemaRef ds:uri="http://schemas.microsoft.com/sharepoint/v3"/>
    <ds:schemaRef ds:uri="9b662f62-187f-4ec5-a6cb-d1a6dae911e5"/>
    <ds:schemaRef ds:uri="48822988-90ac-424c-a1b5-3f3b23fcfe40"/>
    <ds:schemaRef ds:uri="348ed17b-6376-4bb6-96cf-c1f5a6eef894"/>
    <ds:schemaRef ds:uri="36cd898d-c4cc-435f-a194-0ec3e70ddfe0"/>
  </ds:schemaRefs>
</ds:datastoreItem>
</file>

<file path=customXml/itemProps4.xml><?xml version="1.0" encoding="utf-8"?>
<ds:datastoreItem xmlns:ds="http://schemas.openxmlformats.org/officeDocument/2006/customXml" ds:itemID="{1AB7CA5C-ABD5-4E79-AE89-085791F5785D}">
  <ds:schemaRefs>
    <ds:schemaRef ds:uri="http://schemas.microsoft.com/sharepoint/v3/contenttype/forms"/>
  </ds:schemaRefs>
</ds:datastoreItem>
</file>

<file path=customXml/itemProps5.xml><?xml version="1.0" encoding="utf-8"?>
<ds:datastoreItem xmlns:ds="http://schemas.openxmlformats.org/officeDocument/2006/customXml" ds:itemID="{3AE76747-75C2-4219-9702-DF0EAB49E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3784</Words>
  <Characters>21570</Characters>
  <Application>Microsoft Office Word</Application>
  <DocSecurity>0</DocSecurity>
  <Lines>179</Lines>
  <Paragraphs>50</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FO_MK_CR_50-0084_EN_Final_Report_Template</vt:lpstr>
      <vt:lpstr>FO_MK_CR_50-0084_EN_Final_Report_Template</vt:lpstr>
      <vt:lpstr>Vergleich des Platinum-Series-Sprachprozessor mit dem Vorgängermodell S-Serie oder 1</vt:lpstr>
    </vt:vector>
  </TitlesOfParts>
  <Company>Dell Computer Corporation</Company>
  <LinksUpToDate>false</LinksUpToDate>
  <CharactersWithSpaces>25304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GMT Manual __draft__</dc:title>
  <dc:creator>Carolin</dc:creator>
  <cp:lastModifiedBy>Hehrmann, Phillipp</cp:lastModifiedBy>
  <cp:revision>12</cp:revision>
  <cp:lastPrinted>2014-12-04T10:19:00Z</cp:lastPrinted>
  <dcterms:created xsi:type="dcterms:W3CDTF">2019-08-09T23:58:00Z</dcterms:created>
  <dcterms:modified xsi:type="dcterms:W3CDTF">2020-10-07T18:35:00Z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0x010100E8564B8DE938704A8FD582FE9DC78BFB</vt:lpwstr>
  </property>
  <property fmtid="{D5CDD505-2E9C-101B-9397-08002B2CF9AE}" pid="3" name="xd_Signature">
    <vt:bool>false</vt:bool>
  </property>
  <property fmtid="{D5CDD505-2E9C-101B-9397-08002B2CF9AE}" pid="4" name="Year">
    <vt:lpwstr/>
  </property>
  <property fmtid="{D5CDD505-2E9C-101B-9397-08002B2CF9AE}" pid="5" name="xd_ProgID">
    <vt:lpwstr/>
  </property>
  <property fmtid="{D5CDD505-2E9C-101B-9397-08002B2CF9AE}" pid="6" name="Profiles0">
    <vt:lpwstr>11;#</vt:lpwstr>
  </property>
  <property fmtid="{D5CDD505-2E9C-101B-9397-08002B2CF9AE}" pid="7" name="_SourceUrl">
    <vt:lpwstr/>
  </property>
  <property fmtid="{D5CDD505-2E9C-101B-9397-08002B2CF9AE}" pid="8" name="_SharedFileIndex">
    <vt:lpwstr/>
  </property>
  <property fmtid="{D5CDD505-2E9C-101B-9397-08002B2CF9AE}" pid="9" name="TemplateUrl">
    <vt:lpwstr/>
  </property>
</Properties>
</file>